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C18848" w14:textId="77777777" w:rsidR="00621493" w:rsidRDefault="00000000">
      <w:pPr>
        <w:pStyle w:val="Title"/>
        <w:rPr>
          <w:ins w:id="0" w:author="Author" w:date="2026-06-24T09:18:00Z" w16du:dateUtc="2026-06-24T13:18:00Z"/>
        </w:rPr>
      </w:pPr>
      <w:ins w:id="1" w:author="Author" w:date="2026-06-24T09:18:00Z" w16du:dateUtc="2026-06-24T13:18:00Z">
        <w:r>
          <w:t>Hierarchical structuring of weapon allometry in the European earwig.</w:t>
        </w:r>
      </w:ins>
    </w:p>
    <w:p w14:paraId="0E5BB5B5" w14:textId="77777777" w:rsidR="00621493" w:rsidRDefault="00000000">
      <w:pPr>
        <w:rPr>
          <w:ins w:id="2" w:author="Author" w:date="2026-06-24T09:18:00Z" w16du:dateUtc="2026-06-24T13:18:00Z"/>
        </w:rPr>
      </w:pPr>
      <w:ins w:id="3" w:author="Author" w:date="2026-06-24T09:18:00Z" w16du:dateUtc="2026-06-24T13:18:00Z">
        <w:r>
          <w:br w:type="page"/>
        </w:r>
      </w:ins>
    </w:p>
    <w:p w14:paraId="6F568877" w14:textId="77777777" w:rsidR="00621493" w:rsidRDefault="00000000">
      <w:pPr>
        <w:pStyle w:val="Heading1"/>
      </w:pPr>
      <w:bookmarkStart w:id="4" w:name="abstract"/>
      <w:r>
        <w:lastRenderedPageBreak/>
        <w:t>Abstract</w:t>
      </w:r>
    </w:p>
    <w:p w14:paraId="65BE2168" w14:textId="77777777" w:rsidR="00621493" w:rsidRDefault="00000000">
      <w:pPr>
        <w:pStyle w:val="FirstParagraph"/>
      </w:pPr>
      <w:r>
        <w:t xml:space="preserve">Static allometries </w:t>
      </w:r>
      <w:ins w:id="5" w:author="Author" w:date="2026-06-24T09:18:00Z" w16du:dateUtc="2026-06-24T13:18:00Z">
        <w:r>
          <w:t xml:space="preserve">describe how trait size covaries with body size and </w:t>
        </w:r>
      </w:ins>
      <w:r>
        <w:t xml:space="preserve">are often treated as stable descriptors of </w:t>
      </w:r>
      <w:del w:id="6" w:author="Author" w:date="2026-06-24T09:18:00Z" w16du:dateUtc="2026-06-24T13:18:00Z">
        <w:r w:rsidR="00120AFF">
          <w:delText>morphological</w:delText>
        </w:r>
      </w:del>
      <w:ins w:id="7" w:author="Author" w:date="2026-06-24T09:18:00Z" w16du:dateUtc="2026-06-24T13:18:00Z">
        <w:r>
          <w:t>trait</w:t>
        </w:r>
      </w:ins>
      <w:r>
        <w:t xml:space="preserve"> architecture</w:t>
      </w:r>
      <w:del w:id="8" w:author="Author" w:date="2026-06-24T09:18:00Z" w16du:dateUtc="2026-06-24T13:18:00Z">
        <w:r w:rsidR="00120AFF">
          <w:delText xml:space="preserve">, yet scaling relationships themselves may evolve and respond plastically to environmental conditions. </w:delText>
        </w:r>
      </w:del>
      <w:ins w:id="9" w:author="Author" w:date="2026-06-24T09:18:00Z" w16du:dateUtc="2026-06-24T13:18:00Z">
        <w:r>
          <w:t xml:space="preserve">. </w:t>
        </w:r>
      </w:ins>
      <w:r>
        <w:t xml:space="preserve">We quantified </w:t>
      </w:r>
      <w:del w:id="10" w:author="Author" w:date="2026-06-24T09:18:00Z" w16du:dateUtc="2026-06-24T13:18:00Z">
        <w:r w:rsidR="00120AFF">
          <w:delText xml:space="preserve">sex- and morph-specific weapon allometries (focusing on the </w:delText>
        </w:r>
      </w:del>
      <w:r>
        <w:t>forceps</w:t>
      </w:r>
      <w:del w:id="11" w:author="Author" w:date="2026-06-24T09:18:00Z" w16du:dateUtc="2026-06-24T13:18:00Z">
        <w:r w:rsidR="00120AFF">
          <w:delText xml:space="preserve">, which are hardened rear appendages used for defence, hunting, and mating) </w:delText>
        </w:r>
      </w:del>
      <w:ins w:id="12" w:author="Author" w:date="2026-06-24T09:18:00Z" w16du:dateUtc="2026-06-24T13:18:00Z">
        <w:r>
          <w:t xml:space="preserve"> allometry </w:t>
        </w:r>
      </w:ins>
      <w:r>
        <w:t>in the European earwig (</w:t>
      </w:r>
      <w:proofErr w:type="spellStart"/>
      <w:r>
        <w:rPr>
          <w:i/>
          <w:iCs/>
        </w:rPr>
        <w:t>Forficula</w:t>
      </w:r>
      <w:proofErr w:type="spellEnd"/>
      <w:r>
        <w:rPr>
          <w:i/>
          <w:iCs/>
        </w:rPr>
        <w:t xml:space="preserve"> </w:t>
      </w:r>
      <w:proofErr w:type="spellStart"/>
      <w:r>
        <w:rPr>
          <w:i/>
          <w:iCs/>
        </w:rPr>
        <w:t>auricularia</w:t>
      </w:r>
      <w:proofErr w:type="spellEnd"/>
      <w:r>
        <w:t xml:space="preserve">) </w:t>
      </w:r>
      <w:del w:id="13" w:author="Author" w:date="2026-06-24T09:18:00Z" w16du:dateUtc="2026-06-24T13:18:00Z">
        <w:r w:rsidR="00120AFF">
          <w:delText>under experimental manipulation of developmental</w:delText>
        </w:r>
      </w:del>
      <w:ins w:id="14" w:author="Author" w:date="2026-06-24T09:18:00Z" w16du:dateUtc="2026-06-24T13:18:00Z">
        <w:r>
          <w:t>using a split-brood experiment manipulating</w:t>
        </w:r>
      </w:ins>
      <w:r>
        <w:t xml:space="preserve"> diet and </w:t>
      </w:r>
      <w:ins w:id="15" w:author="Author" w:date="2026-06-24T09:18:00Z" w16du:dateUtc="2026-06-24T13:18:00Z">
        <w:r>
          <w:t xml:space="preserve">social </w:t>
        </w:r>
      </w:ins>
      <w:r>
        <w:t>density</w:t>
      </w:r>
      <w:del w:id="16" w:author="Author" w:date="2026-06-24T09:18:00Z" w16du:dateUtc="2026-06-24T13:18:00Z">
        <w:r w:rsidR="00120AFF">
          <w:delText xml:space="preserve"> using hierarchical models that allow scaling exponents to vary across biological levels. Forceps length scaled positively with body size in all groups, but males exhibited substantially steeper allometric slopes than females. There was some evidence that nutritional stress was associated with reduced male scaling exponents, although support for these effects was variable and context-dependent, while density had little consistent influence on slopes. Female scaling relationships remained comparatively stable across environments. Among males, macrolabic individuals tended to show greater environmental sensitivity in scaling relationships than</w:delText>
        </w:r>
      </w:del>
      <w:ins w:id="17" w:author="Author" w:date="2026-06-24T09:18:00Z" w16du:dateUtc="2026-06-24T13:18:00Z">
        <w:r>
          <w:t>. Females,</w:t>
        </w:r>
      </w:ins>
      <w:r>
        <w:t xml:space="preserve"> brachylabic males, </w:t>
      </w:r>
      <w:del w:id="18" w:author="Author" w:date="2026-06-24T09:18:00Z" w16du:dateUtc="2026-06-24T13:18:00Z">
        <w:r w:rsidR="00120AFF">
          <w:delText>although statistical support for these differences was limited. There was little evidence that environmental or morph-specific differences</w:delText>
        </w:r>
      </w:del>
      <w:ins w:id="19" w:author="Author" w:date="2026-06-24T09:18:00Z" w16du:dateUtc="2026-06-24T13:18:00Z">
        <w:r>
          <w:t>and macrolabic males</w:t>
        </w:r>
      </w:ins>
      <w:r>
        <w:t xml:space="preserve"> were </w:t>
      </w:r>
      <w:del w:id="20" w:author="Author" w:date="2026-06-24T09:18:00Z" w16du:dateUtc="2026-06-24T13:18:00Z">
        <w:r w:rsidR="00120AFF">
          <w:delText>driven by intercept shifts independent of body size. Among-family variation in</w:delText>
        </w:r>
      </w:del>
      <w:ins w:id="21" w:author="Author" w:date="2026-06-24T09:18:00Z" w16du:dateUtc="2026-06-24T13:18:00Z">
        <w:r>
          <w:t>treated as three levels of a phenotypic-group factor within a single hierarchical Bayesian model that allowed scaling relationships to vary among groups, environments, maternal families, and rearing dishes. Most posterior median slopes were below one. We found no clear evidence that female and brachylabic male slopes differed across environments, and macrolabic male</w:t>
        </w:r>
      </w:ins>
      <w:r>
        <w:t xml:space="preserve"> slopes </w:t>
      </w:r>
      <w:del w:id="22" w:author="Author" w:date="2026-06-24T09:18:00Z" w16du:dateUtc="2026-06-24T13:18:00Z">
        <w:r w:rsidR="00120AFF">
          <w:delText>and intercepts was modest,</w:delText>
        </w:r>
      </w:del>
      <w:ins w:id="23" w:author="Author" w:date="2026-06-24T09:18:00Z" w16du:dateUtc="2026-06-24T13:18:00Z">
        <w:r>
          <w:t xml:space="preserve">were also similar under most conditions. A steeper </w:t>
        </w:r>
        <w:r>
          <w:lastRenderedPageBreak/>
          <w:t>relationship was estimated for macrolabic males under poor diet at medium density, but the credible interval included isometry</w:t>
        </w:r>
      </w:ins>
      <w:r>
        <w:t xml:space="preserve"> and </w:t>
      </w:r>
      <w:del w:id="24" w:author="Author" w:date="2026-06-24T09:18:00Z" w16du:dateUtc="2026-06-24T13:18:00Z">
        <w:r w:rsidR="00120AFF">
          <w:delText xml:space="preserve">their covariance was weak and </w:delText>
        </w:r>
      </w:del>
      <w:ins w:id="25" w:author="Author" w:date="2026-06-24T09:18:00Z" w16du:dateUtc="2026-06-24T13:18:00Z">
        <w:r>
          <w:t xml:space="preserve">the estimate was based on 18 individuals. Environmental differences in slopes were otherwise small or </w:t>
        </w:r>
      </w:ins>
      <w:r>
        <w:t xml:space="preserve">uncertain. </w:t>
      </w:r>
      <w:ins w:id="26" w:author="Author" w:date="2026-06-24T09:18:00Z" w16du:dateUtc="2026-06-24T13:18:00Z">
        <w:r>
          <w:t xml:space="preserve">A quadratic model received somewhat greater predictive support and suggested curvature near the extremes of the body-size distribution, particularly in macrolabic males, but did not alter the broad pattern of similarity. Variation among maternal families and rearing dishes was small. </w:t>
        </w:r>
      </w:ins>
      <w:r>
        <w:t xml:space="preserve">Overall, </w:t>
      </w:r>
      <w:del w:id="27" w:author="Author" w:date="2026-06-24T09:18:00Z" w16du:dateUtc="2026-06-24T13:18:00Z">
        <w:r w:rsidR="00120AFF">
          <w:delText>these</w:delText>
        </w:r>
      </w:del>
      <w:ins w:id="28" w:author="Author" w:date="2026-06-24T09:18:00Z" w16du:dateUtc="2026-06-24T13:18:00Z">
        <w:r>
          <w:t>the</w:t>
        </w:r>
      </w:ins>
      <w:r>
        <w:t xml:space="preserve"> results suggest that </w:t>
      </w:r>
      <w:del w:id="29" w:author="Author" w:date="2026-06-24T09:18:00Z" w16du:dateUtc="2026-06-24T13:18:00Z">
        <w:r w:rsidR="00120AFF">
          <w:delText>weapon</w:delText>
        </w:r>
      </w:del>
      <w:ins w:id="30" w:author="Author" w:date="2026-06-24T09:18:00Z" w16du:dateUtc="2026-06-24T13:18:00Z">
        <w:r>
          <w:t>forceps</w:t>
        </w:r>
      </w:ins>
      <w:r>
        <w:t xml:space="preserve"> allometry is </w:t>
      </w:r>
      <w:del w:id="31" w:author="Author" w:date="2026-06-24T09:18:00Z" w16du:dateUtc="2026-06-24T13:18:00Z">
        <w:r w:rsidR="00120AFF">
          <w:delText xml:space="preserve">structured primarily through variation in scaling exponents and provide qualified support for the idea that slopes may represent condition-sensitive components of </w:delText>
        </w:r>
      </w:del>
      <w:ins w:id="32" w:author="Author" w:date="2026-06-24T09:18:00Z" w16du:dateUtc="2026-06-24T13:18:00Z">
        <w:r>
          <w:t xml:space="preserve">broadly similar across phenotypes and environments, with limited and uncertain divergence associated with the </w:t>
        </w:r>
      </w:ins>
      <w:r>
        <w:t xml:space="preserve">exaggerated </w:t>
      </w:r>
      <w:del w:id="33" w:author="Author" w:date="2026-06-24T09:18:00Z" w16du:dateUtc="2026-06-24T13:18:00Z">
        <w:r w:rsidR="00120AFF">
          <w:delText>trait architecture</w:delText>
        </w:r>
      </w:del>
      <w:ins w:id="34" w:author="Author" w:date="2026-06-24T09:18:00Z" w16du:dateUtc="2026-06-24T13:18:00Z">
        <w:r>
          <w:t>male morph</w:t>
        </w:r>
      </w:ins>
      <w:r>
        <w:t>.</w:t>
      </w:r>
    </w:p>
    <w:p w14:paraId="4A148D70" w14:textId="77777777" w:rsidR="00621493" w:rsidRDefault="00000000">
      <w:r>
        <w:br w:type="page"/>
      </w:r>
    </w:p>
    <w:p w14:paraId="1182E8CB" w14:textId="77777777" w:rsidR="00621493" w:rsidRDefault="00000000">
      <w:pPr>
        <w:pStyle w:val="Heading1"/>
      </w:pPr>
      <w:bookmarkStart w:id="35" w:name="introduction"/>
      <w:bookmarkEnd w:id="4"/>
      <w:r>
        <w:lastRenderedPageBreak/>
        <w:t>Introduction</w:t>
      </w:r>
    </w:p>
    <w:p w14:paraId="662964D2" w14:textId="77777777" w:rsidR="00621493" w:rsidRDefault="00000000">
      <w:pPr>
        <w:pStyle w:val="FirstParagraph"/>
      </w:pPr>
      <w:r>
        <w:t>Static allometry describes how trait size covaries with body size among individuals at the same developmental stage and provides a central framework for understanding the evolution of exaggerated morphology. Sexually selected weapons often exhibit positive allometry, such that larger individuals tend to express disproportionately larger traits (</w:t>
      </w:r>
      <w:proofErr w:type="spellStart"/>
      <w:r>
        <w:t>Kodric</w:t>
      </w:r>
      <w:proofErr w:type="spellEnd"/>
      <w:r>
        <w:t xml:space="preserve">-Brown et al. 2006; </w:t>
      </w:r>
      <w:proofErr w:type="spellStart"/>
      <w:r>
        <w:t>Bonduriansky</w:t>
      </w:r>
      <w:proofErr w:type="spellEnd"/>
      <w:r>
        <w:t xml:space="preserve"> 2007a; Voje 2016). However, hyperallometry is not universal. When traits serve </w:t>
      </w:r>
      <w:del w:id="36" w:author="Author" w:date="2026-06-24T09:18:00Z" w16du:dateUtc="2026-06-24T13:18:00Z">
        <w:r w:rsidR="00120AFF">
          <w:delText>dual</w:delText>
        </w:r>
      </w:del>
      <w:ins w:id="37" w:author="Author" w:date="2026-06-24T09:18:00Z" w16du:dateUtc="2026-06-24T13:18:00Z">
        <w:r>
          <w:t>both</w:t>
        </w:r>
      </w:ins>
      <w:r>
        <w:t xml:space="preserve"> sexual and viability functions, or when functional and mechanical constraints limit disproportionate investment, isometry or </w:t>
      </w:r>
      <w:proofErr w:type="spellStart"/>
      <w:r>
        <w:t>hypoallometry</w:t>
      </w:r>
      <w:proofErr w:type="spellEnd"/>
      <w:r>
        <w:t xml:space="preserve"> may evolve instead (</w:t>
      </w:r>
      <w:proofErr w:type="spellStart"/>
      <w:r>
        <w:t>Bonduriansky</w:t>
      </w:r>
      <w:proofErr w:type="spellEnd"/>
      <w:r>
        <w:t xml:space="preserve"> and Day 2003; Eberhard et al. 2018; Kelly 2026). Consequently, scaling relationships reflect how developmental processes, functional performance, and selection </w:t>
      </w:r>
      <w:del w:id="38" w:author="Author" w:date="2026-06-24T09:18:00Z" w16du:dateUtc="2026-06-24T13:18:00Z">
        <w:r w:rsidR="00120AFF">
          <w:delText>are associated with</w:delText>
        </w:r>
      </w:del>
      <w:ins w:id="39" w:author="Author" w:date="2026-06-24T09:18:00Z" w16du:dateUtc="2026-06-24T13:18:00Z">
        <w:r>
          <w:t>interact to generate</w:t>
        </w:r>
      </w:ins>
      <w:r>
        <w:t xml:space="preserve"> patterns of trait variation.</w:t>
      </w:r>
    </w:p>
    <w:p w14:paraId="5D0DCB84" w14:textId="77777777" w:rsidR="00621493" w:rsidRDefault="00000000">
      <w:pPr>
        <w:pStyle w:val="BodyText"/>
      </w:pPr>
      <w:r>
        <w:t xml:space="preserve">Static allometry is typically described by a linear relationship between log-transformed trait size and body size. In this framework, the slope (scaling exponent) describes the strength of covariation between trait size and body size </w:t>
      </w:r>
      <w:del w:id="40" w:author="Author" w:date="2026-06-24T09:18:00Z" w16du:dateUtc="2026-06-24T13:18:00Z">
        <w:r w:rsidR="00120AFF">
          <w:delText xml:space="preserve">(i.e., </w:delText>
        </w:r>
      </w:del>
      <w:ins w:id="41" w:author="Author" w:date="2026-06-24T09:18:00Z" w16du:dateUtc="2026-06-24T13:18:00Z">
        <w:r>
          <w:t xml:space="preserve">and therefore the degree of </w:t>
        </w:r>
      </w:ins>
      <w:r>
        <w:t>size-dependent exaggeration</w:t>
      </w:r>
      <w:del w:id="42" w:author="Author" w:date="2026-06-24T09:18:00Z" w16du:dateUtc="2026-06-24T13:18:00Z">
        <w:r w:rsidR="00120AFF">
          <w:delText>), whereas the intercept (elevation) represents expected trait size at a reference value of body size (e.g., the mean when body size is centred). Static allometry can therefore diverge through changes in either parameter.</w:delText>
        </w:r>
      </w:del>
      <w:ins w:id="43" w:author="Author" w:date="2026-06-24T09:18:00Z" w16du:dateUtc="2026-06-24T13:18:00Z">
        <w:r>
          <w:t xml:space="preserve"> (</w:t>
        </w:r>
        <w:proofErr w:type="spellStart"/>
        <w:r>
          <w:t>Pélabon</w:t>
        </w:r>
        <w:proofErr w:type="spellEnd"/>
        <w:r>
          <w:t xml:space="preserve"> et al. 2014; Voje 2016).</w:t>
        </w:r>
      </w:ins>
      <w:r>
        <w:t xml:space="preserve"> Differences in scaling </w:t>
      </w:r>
      <w:del w:id="44" w:author="Author" w:date="2026-06-24T09:18:00Z" w16du:dateUtc="2026-06-24T13:18:00Z">
        <w:r w:rsidR="00120AFF">
          <w:delText>exponent reflect variation in the strength of covariation</w:delText>
        </w:r>
      </w:del>
      <w:ins w:id="45" w:author="Author" w:date="2026-06-24T09:18:00Z" w16du:dateUtc="2026-06-24T13:18:00Z">
        <w:r>
          <w:t>exponents among groups can indicate that trait exaggeration changes with body size, whereas similar slopes are consistent with a shared relationship</w:t>
        </w:r>
      </w:ins>
      <w:r>
        <w:t xml:space="preserve"> between trait size and body size</w:t>
      </w:r>
      <w:del w:id="46" w:author="Author" w:date="2026-06-24T09:18:00Z" w16du:dateUtc="2026-06-24T13:18:00Z">
        <w:r w:rsidR="00120AFF">
          <w:delText>, whereas intercept divergence reflects</w:delText>
        </w:r>
      </w:del>
      <w:ins w:id="47" w:author="Author" w:date="2026-06-24T09:18:00Z" w16du:dateUtc="2026-06-24T13:18:00Z">
        <w:r>
          <w:t xml:space="preserve"> despite</w:t>
        </w:r>
      </w:ins>
      <w:r>
        <w:t xml:space="preserve"> differences in </w:t>
      </w:r>
      <w:del w:id="48" w:author="Author" w:date="2026-06-24T09:18:00Z" w16du:dateUtc="2026-06-24T13:18:00Z">
        <w:r w:rsidR="00120AFF">
          <w:delText xml:space="preserve">expected trait size at that reference body size. These components need not evolve together (Lande 1980; Cheverud 1982; Pélabon et al. 2014). Sexual dimorphism, for example, </w:delText>
        </w:r>
        <w:r w:rsidR="00120AFF">
          <w:lastRenderedPageBreak/>
          <w:delText xml:space="preserve">may arise because males and females differ in scaling sensitivity, in expected </w:delText>
        </w:r>
      </w:del>
      <w:ins w:id="49" w:author="Author" w:date="2026-06-24T09:18:00Z" w16du:dateUtc="2026-06-24T13:18:00Z">
        <w:r>
          <w:t xml:space="preserve">average trait expression. Because scaling exponents link developmental variation in body size to variation in </w:t>
        </w:r>
      </w:ins>
      <w:r>
        <w:t xml:space="preserve">trait </w:t>
      </w:r>
      <w:del w:id="50" w:author="Author" w:date="2026-06-24T09:18:00Z" w16du:dateUtc="2026-06-24T13:18:00Z">
        <w:r w:rsidR="00120AFF">
          <w:delText>size, or in both. Similarly, alternative male morphs may diverge through elevation shifts while retaining similar scaling exponents, or through differences in scaling relationships (Tomkins et al. 2005). Distinguishing between slope-based and intercept-based divergence is therefore essential for understanding</w:delText>
        </w:r>
      </w:del>
      <w:ins w:id="51" w:author="Author" w:date="2026-06-24T09:18:00Z" w16du:dateUtc="2026-06-24T13:18:00Z">
        <w:r>
          <w:t>expression, they provide a useful means of evaluating</w:t>
        </w:r>
      </w:ins>
      <w:r>
        <w:t xml:space="preserve"> how exaggerated traits </w:t>
      </w:r>
      <w:del w:id="52" w:author="Author" w:date="2026-06-24T09:18:00Z" w16du:dateUtc="2026-06-24T13:18:00Z">
        <w:r w:rsidR="00120AFF">
          <w:delText>evolve</w:delText>
        </w:r>
      </w:del>
      <w:ins w:id="53" w:author="Author" w:date="2026-06-24T09:18:00Z" w16du:dateUtc="2026-06-24T13:18:00Z">
        <w:r>
          <w:t>vary within and among populations</w:t>
        </w:r>
      </w:ins>
      <w:r>
        <w:t xml:space="preserve"> (</w:t>
      </w:r>
      <w:proofErr w:type="spellStart"/>
      <w:r>
        <w:t>Bonduriansky</w:t>
      </w:r>
      <w:proofErr w:type="spellEnd"/>
      <w:r>
        <w:t xml:space="preserve"> 2007a; Shingleton and Frankino 2013</w:t>
      </w:r>
      <w:del w:id="54" w:author="Author" w:date="2026-06-24T09:18:00Z" w16du:dateUtc="2026-06-24T13:18:00Z">
        <w:r w:rsidR="00120AFF">
          <w:delText>; Pélabon et al. 2014; Voje 2016</w:delText>
        </w:r>
      </w:del>
      <w:r>
        <w:t>).</w:t>
      </w:r>
    </w:p>
    <w:p w14:paraId="75457120" w14:textId="77777777" w:rsidR="00621493" w:rsidRDefault="00000000">
      <w:pPr>
        <w:pStyle w:val="BodyText"/>
        <w:rPr>
          <w:ins w:id="55" w:author="Author" w:date="2026-06-24T09:18:00Z" w16du:dateUtc="2026-06-24T13:18:00Z"/>
        </w:rPr>
      </w:pPr>
      <w:ins w:id="56" w:author="Author" w:date="2026-06-24T09:18:00Z" w16du:dateUtc="2026-06-24T13:18:00Z">
        <w:r>
          <w:t xml:space="preserve">Sexual dimorphism is often viewed as the evolutionary divergence of males and females from a shared developmental architecture. However, dimorphism can arise through multiple pathways. Males and females may differ in average trait expression while retaining similar allometric relationships, or divergence may occur through changes in how trait size scales with body size. Recent evidence from the maritime earwig </w:t>
        </w:r>
        <w:proofErr w:type="spellStart"/>
        <w:r>
          <w:rPr>
            <w:i/>
            <w:iCs/>
          </w:rPr>
          <w:t>Anisolabis</w:t>
        </w:r>
        <w:proofErr w:type="spellEnd"/>
        <w:r>
          <w:rPr>
            <w:i/>
            <w:iCs/>
          </w:rPr>
          <w:t xml:space="preserve"> maritima</w:t>
        </w:r>
        <w:r>
          <w:t xml:space="preserve"> demonstrates that females, like males, can exhibit positively allometric forceps, highlighting that weapon exaggeration is not necessarily restricted to males (Matsuzawa and </w:t>
        </w:r>
        <w:proofErr w:type="spellStart"/>
        <w:r>
          <w:t>Konuma</w:t>
        </w:r>
        <w:proofErr w:type="spellEnd"/>
        <w:r>
          <w:t xml:space="preserve"> 2025). Species expressing alternative male phenotypes provide an opportunity to examine these processes in greater detail because males themselves are partitioned into discrete reproductive forms. In such systems, one male morph may resemble females more closely than other males, raising the possibility that sexual dimorphism is concentrated within a subset of the male population rather than distributed uniformly across all males. Understanding whether alternative male phenotypes differ from females in scaling relationships therefore offers insight into how sexual dimorphism and trait exaggeration evolve from shared developmental programs. Under the developmental threshold </w:t>
        </w:r>
        <w:r>
          <w:lastRenderedPageBreak/>
          <w:t xml:space="preserve">model, the major morph arises through activation of a developmental program for exaggerated trait growth when body size exceeds a critical value, whereas the minor morph retains a more “default” morphology produced in the absence of that program (Tomkins et al. 2005; Emlen et al. 2007); this framework provides a mechanistic basis for the classical view of males as exaggerated females (Darwin 1871; </w:t>
        </w:r>
        <w:proofErr w:type="spellStart"/>
        <w:r>
          <w:t>Bonduriansky</w:t>
        </w:r>
        <w:proofErr w:type="spellEnd"/>
        <w:r>
          <w:t xml:space="preserve"> 2007b) and predicts that the minor morph should resemble females more closely than the major morph in scaling relationships as well as in absolute trait size.</w:t>
        </w:r>
      </w:ins>
    </w:p>
    <w:p w14:paraId="0411C13B" w14:textId="77777777" w:rsidR="00621493" w:rsidRDefault="00000000">
      <w:pPr>
        <w:pStyle w:val="BodyText"/>
      </w:pPr>
      <w:r>
        <w:t xml:space="preserve">Species expressing alternative reproductive phenotypes provide particularly valuable models for examining the structure of allometry. In these species, males adopt discrete morphs that differ in weapon size, behaviour, and </w:t>
      </w:r>
      <w:del w:id="57" w:author="Author" w:date="2026-06-24T09:18:00Z" w16du:dateUtc="2026-06-24T13:18:00Z">
        <w:r w:rsidR="00120AFF">
          <w:delText>mating</w:delText>
        </w:r>
      </w:del>
      <w:ins w:id="58" w:author="Author" w:date="2026-06-24T09:18:00Z" w16du:dateUtc="2026-06-24T13:18:00Z">
        <w:r>
          <w:t>reproductive</w:t>
        </w:r>
      </w:ins>
      <w:r>
        <w:t xml:space="preserve"> tactics (Gross 1996; Shuster and Wade 2003; Oliveira et al. 2008). Because morphs share much of their genome and developmental environment, differences in scaling </w:t>
      </w:r>
      <w:del w:id="59" w:author="Author" w:date="2026-06-24T09:18:00Z" w16du:dateUtc="2026-06-24T13:18:00Z">
        <w:r w:rsidR="00120AFF">
          <w:delText>parameters</w:delText>
        </w:r>
      </w:del>
      <w:ins w:id="60" w:author="Author" w:date="2026-06-24T09:18:00Z" w16du:dateUtc="2026-06-24T13:18:00Z">
        <w:r>
          <w:t>relationships</w:t>
        </w:r>
      </w:ins>
      <w:r>
        <w:t xml:space="preserve"> can reveal how exaggeration </w:t>
      </w:r>
      <w:del w:id="61" w:author="Author" w:date="2026-06-24T09:18:00Z" w16du:dateUtc="2026-06-24T13:18:00Z">
        <w:r w:rsidR="00120AFF">
          <w:delText>varies</w:delText>
        </w:r>
      </w:del>
      <w:ins w:id="62" w:author="Author" w:date="2026-06-24T09:18:00Z" w16du:dateUtc="2026-06-24T13:18:00Z">
        <w:r>
          <w:t>evolves</w:t>
        </w:r>
      </w:ins>
      <w:r>
        <w:t xml:space="preserve"> within a single species. </w:t>
      </w:r>
      <w:del w:id="63" w:author="Author" w:date="2026-06-24T09:18:00Z" w16du:dateUtc="2026-06-24T13:18:00Z">
        <w:r w:rsidR="00120AFF">
          <w:delText>However, empirical analyses of</w:delText>
        </w:r>
      </w:del>
      <w:ins w:id="64" w:author="Author" w:date="2026-06-24T09:18:00Z" w16du:dateUtc="2026-06-24T13:18:00Z">
        <w:r>
          <w:t>Although alternative male phenotypes have been documented in many taxa, relatively few studies have quantified</w:t>
        </w:r>
      </w:ins>
      <w:r>
        <w:t xml:space="preserve"> morph-specific static </w:t>
      </w:r>
      <w:del w:id="65" w:author="Author" w:date="2026-06-24T09:18:00Z" w16du:dateUtc="2026-06-24T13:18:00Z">
        <w:r w:rsidR="00120AFF">
          <w:delText>allometry remain scarce</w:delText>
        </w:r>
      </w:del>
      <w:ins w:id="66" w:author="Author" w:date="2026-06-24T09:18:00Z" w16du:dateUtc="2026-06-24T13:18:00Z">
        <w:r>
          <w:t>allometries</w:t>
        </w:r>
      </w:ins>
      <w:r>
        <w:t xml:space="preserve">, and even fewer </w:t>
      </w:r>
      <w:del w:id="67" w:author="Author" w:date="2026-06-24T09:18:00Z" w16du:dateUtc="2026-06-24T13:18:00Z">
        <w:r w:rsidR="00120AFF">
          <w:delText xml:space="preserve">studies </w:delText>
        </w:r>
      </w:del>
      <w:r>
        <w:t xml:space="preserve">have </w:t>
      </w:r>
      <w:del w:id="68" w:author="Author" w:date="2026-06-24T09:18:00Z" w16du:dateUtc="2026-06-24T13:18:00Z">
        <w:r w:rsidR="00120AFF">
          <w:delText>investigated</w:delText>
        </w:r>
      </w:del>
      <w:ins w:id="69" w:author="Author" w:date="2026-06-24T09:18:00Z" w16du:dateUtc="2026-06-24T13:18:00Z">
        <w:r>
          <w:t>examined</w:t>
        </w:r>
      </w:ins>
      <w:r>
        <w:t xml:space="preserve"> how </w:t>
      </w:r>
      <w:del w:id="70" w:author="Author" w:date="2026-06-24T09:18:00Z" w16du:dateUtc="2026-06-24T13:18:00Z">
        <w:r w:rsidR="00120AFF">
          <w:delText>environmental factors</w:delText>
        </w:r>
      </w:del>
      <w:ins w:id="71" w:author="Author" w:date="2026-06-24T09:18:00Z" w16du:dateUtc="2026-06-24T13:18:00Z">
        <w:r>
          <w:t>developmental environments</w:t>
        </w:r>
      </w:ins>
      <w:r>
        <w:t xml:space="preserve"> influence </w:t>
      </w:r>
      <w:del w:id="72" w:author="Author" w:date="2026-06-24T09:18:00Z" w16du:dateUtc="2026-06-24T13:18:00Z">
        <w:r w:rsidR="00120AFF">
          <w:delText>both slopes and intercepts in polymorphic systems</w:delText>
        </w:r>
      </w:del>
      <w:ins w:id="73" w:author="Author" w:date="2026-06-24T09:18:00Z" w16du:dateUtc="2026-06-24T13:18:00Z">
        <w:r>
          <w:t>scaling relationships among morphs</w:t>
        </w:r>
      </w:ins>
      <w:r>
        <w:t xml:space="preserve"> (Kochensparger et al. 2024; Kelly 2026).</w:t>
      </w:r>
    </w:p>
    <w:p w14:paraId="382E976D" w14:textId="77777777" w:rsidR="00621493" w:rsidRDefault="00000000">
      <w:pPr>
        <w:pStyle w:val="BodyText"/>
      </w:pPr>
      <w:r>
        <w:t xml:space="preserve">Environmental conditions can influence </w:t>
      </w:r>
      <w:del w:id="74" w:author="Author" w:date="2026-06-24T09:18:00Z" w16du:dateUtc="2026-06-24T13:18:00Z">
        <w:r w:rsidR="00120AFF">
          <w:delText>trait and</w:delText>
        </w:r>
      </w:del>
      <w:ins w:id="75" w:author="Author" w:date="2026-06-24T09:18:00Z" w16du:dateUtc="2026-06-24T13:18:00Z">
        <w:r>
          <w:t>both</w:t>
        </w:r>
      </w:ins>
      <w:r>
        <w:t xml:space="preserve"> body size </w:t>
      </w:r>
      <w:del w:id="76" w:author="Author" w:date="2026-06-24T09:18:00Z" w16du:dateUtc="2026-06-24T13:18:00Z">
        <w:r w:rsidR="00120AFF">
          <w:delText xml:space="preserve">variation </w:delText>
        </w:r>
      </w:del>
      <w:ins w:id="77" w:author="Author" w:date="2026-06-24T09:18:00Z" w16du:dateUtc="2026-06-24T13:18:00Z">
        <w:r>
          <w:t xml:space="preserve">and trait expression </w:t>
        </w:r>
      </w:ins>
      <w:r>
        <w:t xml:space="preserve">and </w:t>
      </w:r>
      <w:del w:id="78" w:author="Author" w:date="2026-06-24T09:18:00Z" w16du:dateUtc="2026-06-24T13:18:00Z">
        <w:r w:rsidR="00120AFF">
          <w:delText xml:space="preserve">consequently reshape </w:delText>
        </w:r>
      </w:del>
      <w:ins w:id="79" w:author="Author" w:date="2026-06-24T09:18:00Z" w16du:dateUtc="2026-06-24T13:18:00Z">
        <w:r>
          <w:t xml:space="preserve">may therefore alter </w:t>
        </w:r>
      </w:ins>
      <w:r>
        <w:t>static allometries (Emlen 1997; Frankino et al. 2005; Shingleton et al. 2007). Nutritional stress</w:t>
      </w:r>
      <w:del w:id="80" w:author="Author" w:date="2026-06-24T09:18:00Z" w16du:dateUtc="2026-06-24T13:18:00Z">
        <w:r w:rsidR="00120AFF">
          <w:delText xml:space="preserve"> may </w:delText>
        </w:r>
      </w:del>
      <w:ins w:id="81" w:author="Author" w:date="2026-06-24T09:18:00Z" w16du:dateUtc="2026-06-24T13:18:00Z">
        <w:r>
          <w:t xml:space="preserve">, for example, can </w:t>
        </w:r>
      </w:ins>
      <w:r>
        <w:t xml:space="preserve">reduce </w:t>
      </w:r>
      <w:del w:id="82" w:author="Author" w:date="2026-06-24T09:18:00Z" w16du:dateUtc="2026-06-24T13:18:00Z">
        <w:r w:rsidR="00120AFF">
          <w:delText>expected trait size at a given body size, leading to lower intercepts</w:delText>
        </w:r>
      </w:del>
      <w:ins w:id="83" w:author="Author" w:date="2026-06-24T09:18:00Z" w16du:dateUtc="2026-06-24T13:18:00Z">
        <w:r>
          <w:t>investment in sexually selected structures</w:t>
        </w:r>
      </w:ins>
      <w:r>
        <w:t xml:space="preserve">, whereas </w:t>
      </w:r>
      <w:r>
        <w:lastRenderedPageBreak/>
        <w:t xml:space="preserve">social </w:t>
      </w:r>
      <w:del w:id="84" w:author="Author" w:date="2026-06-24T09:18:00Z" w16du:dateUtc="2026-06-24T13:18:00Z">
        <w:r w:rsidR="00120AFF">
          <w:delText>factors</w:delText>
        </w:r>
      </w:del>
      <w:ins w:id="85" w:author="Author" w:date="2026-06-24T09:18:00Z" w16du:dateUtc="2026-06-24T13:18:00Z">
        <w:r>
          <w:t>conditions</w:t>
        </w:r>
      </w:ins>
      <w:r>
        <w:t xml:space="preserve"> such as rearing density </w:t>
      </w:r>
      <w:del w:id="86" w:author="Author" w:date="2026-06-24T09:18:00Z" w16du:dateUtc="2026-06-24T13:18:00Z">
        <w:r w:rsidR="00120AFF">
          <w:delText>could alter patterns of trait expression relative to body size</w:delText>
        </w:r>
      </w:del>
      <w:ins w:id="87" w:author="Author" w:date="2026-06-24T09:18:00Z" w16du:dateUtc="2026-06-24T13:18:00Z">
        <w:r>
          <w:t>may modify developmental trajectories through competition or social interactions</w:t>
        </w:r>
      </w:ins>
      <w:r>
        <w:t xml:space="preserve">. Environmental effects on scaling exponents would indicate plasticity in the relationship between trait size and body size, whereas </w:t>
      </w:r>
      <w:del w:id="88" w:author="Author" w:date="2026-06-24T09:18:00Z" w16du:dateUtc="2026-06-24T13:18:00Z">
        <w:r w:rsidR="00120AFF">
          <w:delText>consistent slopes</w:delText>
        </w:r>
      </w:del>
      <w:ins w:id="89" w:author="Author" w:date="2026-06-24T09:18:00Z" w16du:dateUtc="2026-06-24T13:18:00Z">
        <w:r>
          <w:t>similar scaling exponents</w:t>
        </w:r>
      </w:ins>
      <w:r>
        <w:t xml:space="preserve"> across environments would imply </w:t>
      </w:r>
      <w:del w:id="90" w:author="Author" w:date="2026-06-24T09:18:00Z" w16du:dateUtc="2026-06-24T13:18:00Z">
        <w:r w:rsidR="00120AFF">
          <w:delText>canalisation</w:delText>
        </w:r>
      </w:del>
      <w:ins w:id="91" w:author="Author" w:date="2026-06-24T09:18:00Z" w16du:dateUtc="2026-06-24T13:18:00Z">
        <w:r>
          <w:t>canalization</w:t>
        </w:r>
      </w:ins>
      <w:r>
        <w:t xml:space="preserve"> of </w:t>
      </w:r>
      <w:del w:id="92" w:author="Author" w:date="2026-06-24T09:18:00Z" w16du:dateUtc="2026-06-24T13:18:00Z">
        <w:r w:rsidR="00120AFF">
          <w:delText>scaling</w:delText>
        </w:r>
      </w:del>
      <w:ins w:id="93" w:author="Author" w:date="2026-06-24T09:18:00Z" w16du:dateUtc="2026-06-24T13:18:00Z">
        <w:r>
          <w:t>allometric</w:t>
        </w:r>
      </w:ins>
      <w:r>
        <w:t xml:space="preserve"> relationships (Frankino et al. 2005; Shingleton et al. 2007; </w:t>
      </w:r>
      <w:proofErr w:type="spellStart"/>
      <w:r>
        <w:t>Nijhout</w:t>
      </w:r>
      <w:proofErr w:type="spellEnd"/>
      <w:r>
        <w:t xml:space="preserve"> and German 2012). Determining whether </w:t>
      </w:r>
      <w:del w:id="94" w:author="Author" w:date="2026-06-24T09:18:00Z" w16du:dateUtc="2026-06-24T13:18:00Z">
        <w:r w:rsidR="00120AFF">
          <w:delText>environmental variation modifies intercepts, slopes, or both</w:delText>
        </w:r>
      </w:del>
      <w:ins w:id="95" w:author="Author" w:date="2026-06-24T09:18:00Z" w16du:dateUtc="2026-06-24T13:18:00Z">
        <w:r>
          <w:t>developmental environments modify scaling relationships</w:t>
        </w:r>
      </w:ins>
      <w:r>
        <w:t xml:space="preserve"> is therefore </w:t>
      </w:r>
      <w:del w:id="96" w:author="Author" w:date="2026-06-24T09:18:00Z" w16du:dateUtc="2026-06-24T13:18:00Z">
        <w:r w:rsidR="00120AFF">
          <w:delText>crucial</w:delText>
        </w:r>
      </w:del>
      <w:ins w:id="97" w:author="Author" w:date="2026-06-24T09:18:00Z" w16du:dateUtc="2026-06-24T13:18:00Z">
        <w:r>
          <w:t>important</w:t>
        </w:r>
      </w:ins>
      <w:r>
        <w:t xml:space="preserve"> for </w:t>
      </w:r>
      <w:del w:id="98" w:author="Author" w:date="2026-06-24T09:18:00Z" w16du:dateUtc="2026-06-24T13:18:00Z">
        <w:r w:rsidR="00120AFF">
          <w:delText>evaluating</w:delText>
        </w:r>
      </w:del>
      <w:ins w:id="99" w:author="Author" w:date="2026-06-24T09:18:00Z" w16du:dateUtc="2026-06-24T13:18:00Z">
        <w:r>
          <w:t>understanding</w:t>
        </w:r>
      </w:ins>
      <w:r>
        <w:t xml:space="preserve"> the </w:t>
      </w:r>
      <w:del w:id="100" w:author="Author" w:date="2026-06-24T09:18:00Z" w16du:dateUtc="2026-06-24T13:18:00Z">
        <w:r w:rsidR="00120AFF">
          <w:delText>flexibility of</w:delText>
        </w:r>
      </w:del>
      <w:ins w:id="101" w:author="Author" w:date="2026-06-24T09:18:00Z" w16du:dateUtc="2026-06-24T13:18:00Z">
        <w:r>
          <w:t>extent to which</w:t>
        </w:r>
      </w:ins>
      <w:r>
        <w:t xml:space="preserve"> trait exaggeration</w:t>
      </w:r>
      <w:del w:id="102" w:author="Author" w:date="2026-06-24T09:18:00Z" w16du:dateUtc="2026-06-24T13:18:00Z">
        <w:r w:rsidR="00120AFF">
          <w:delText>.</w:delText>
        </w:r>
      </w:del>
      <w:ins w:id="103" w:author="Author" w:date="2026-06-24T09:18:00Z" w16du:dateUtc="2026-06-24T13:18:00Z">
        <w:r>
          <w:t xml:space="preserve"> is environmentally sensitive.</w:t>
        </w:r>
      </w:ins>
      <w:r>
        <w:t xml:space="preserve"> Complementary structural modelling of the same study system demonstrates that </w:t>
      </w:r>
      <w:del w:id="104" w:author="Author" w:date="2026-06-24T09:18:00Z" w16du:dateUtc="2026-06-24T13:18:00Z">
        <w:r w:rsidR="00120AFF">
          <w:delText>environmental effects on</w:delText>
        </w:r>
      </w:del>
      <w:ins w:id="105" w:author="Author" w:date="2026-06-24T09:18:00Z" w16du:dateUtc="2026-06-24T13:18:00Z">
        <w:r>
          <w:t>developmental environments influence</w:t>
        </w:r>
      </w:ins>
      <w:r>
        <w:t xml:space="preserve"> forceps </w:t>
      </w:r>
      <w:del w:id="106" w:author="Author" w:date="2026-06-24T09:18:00Z" w16du:dateUtc="2026-06-24T13:18:00Z">
        <w:r w:rsidR="00120AFF">
          <w:delText>size are transmitted</w:delText>
        </w:r>
      </w:del>
      <w:ins w:id="107" w:author="Author" w:date="2026-06-24T09:18:00Z" w16du:dateUtc="2026-06-24T13:18:00Z">
        <w:r>
          <w:t>expression</w:t>
        </w:r>
      </w:ins>
      <w:r>
        <w:t xml:space="preserve"> both indirectly </w:t>
      </w:r>
      <w:del w:id="108" w:author="Author" w:date="2026-06-24T09:18:00Z" w16du:dateUtc="2026-06-24T13:18:00Z">
        <w:r w:rsidR="00120AFF">
          <w:delText>via</w:delText>
        </w:r>
      </w:del>
      <w:ins w:id="109" w:author="Author" w:date="2026-06-24T09:18:00Z" w16du:dateUtc="2026-06-24T13:18:00Z">
        <w:r>
          <w:t>through</w:t>
        </w:r>
      </w:ins>
      <w:r>
        <w:t xml:space="preserve"> body size and directly through trait-specific </w:t>
      </w:r>
      <w:del w:id="110" w:author="Author" w:date="2026-06-24T09:18:00Z" w16du:dateUtc="2026-06-24T13:18:00Z">
        <w:r w:rsidR="00120AFF">
          <w:delText>processes</w:delText>
        </w:r>
      </w:del>
      <w:ins w:id="111" w:author="Author" w:date="2026-06-24T09:18:00Z" w16du:dateUtc="2026-06-24T13:18:00Z">
        <w:r>
          <w:t>developmental pathways</w:t>
        </w:r>
      </w:ins>
      <w:r>
        <w:t>, particularly in males (Ozkan and Kelly submitted).</w:t>
      </w:r>
    </w:p>
    <w:p w14:paraId="6E7403C4" w14:textId="77777777" w:rsidR="00621493" w:rsidRDefault="00000000">
      <w:pPr>
        <w:pStyle w:val="BodyText"/>
      </w:pPr>
      <w:r>
        <w:t xml:space="preserve">Beyond sex, morph, and environment, variation among maternal families </w:t>
      </w:r>
      <w:del w:id="112" w:author="Author" w:date="2026-06-24T09:18:00Z" w16du:dateUtc="2026-06-24T13:18:00Z">
        <w:r w:rsidR="00120AFF">
          <w:delText>of related individuals offers insights</w:delText>
        </w:r>
      </w:del>
      <w:ins w:id="113" w:author="Author" w:date="2026-06-24T09:18:00Z" w16du:dateUtc="2026-06-24T13:18:00Z">
        <w:r>
          <w:t>can provide insight</w:t>
        </w:r>
      </w:ins>
      <w:r>
        <w:t xml:space="preserve"> into the </w:t>
      </w:r>
      <w:ins w:id="114" w:author="Author" w:date="2026-06-24T09:18:00Z" w16du:dateUtc="2026-06-24T13:18:00Z">
        <w:r>
          <w:t xml:space="preserve">developmental and evolutionary </w:t>
        </w:r>
      </w:ins>
      <w:r>
        <w:t xml:space="preserve">structure of </w:t>
      </w:r>
      <w:ins w:id="115" w:author="Author" w:date="2026-06-24T09:18:00Z" w16du:dateUtc="2026-06-24T13:18:00Z">
        <w:r>
          <w:t xml:space="preserve">allometry. Families may differ not only in average trait expression but also in the strength of the relationship between trait size and body size. Such variation could arise from genetic differences, maternal effects, or shared developmental conditions. Quantifying among-family variation in allometric slopes therefore offers a means of assessing whether </w:t>
        </w:r>
      </w:ins>
      <w:r>
        <w:t>scaling relationships</w:t>
      </w:r>
      <w:del w:id="116" w:author="Author" w:date="2026-06-24T09:18:00Z" w16du:dateUtc="2026-06-24T13:18:00Z">
        <w:r w:rsidR="00120AFF">
          <w:delText xml:space="preserve">. Intercept and slope may covary across lineages if shared genetic or developmental factors influence both expected trait size and the strength of covariation with body size </w:delText>
        </w:r>
      </w:del>
      <w:ins w:id="117" w:author="Author" w:date="2026-06-24T09:18:00Z" w16du:dateUtc="2026-06-24T13:18:00Z">
        <w:r>
          <w:t xml:space="preserve"> themselves vary among related individuals </w:t>
        </w:r>
      </w:ins>
      <w:r>
        <w:t xml:space="preserve">(Lande 1980; Hansen and Houle 2008; Klingenberg 2008; </w:t>
      </w:r>
      <w:proofErr w:type="spellStart"/>
      <w:r>
        <w:t>Pélabon</w:t>
      </w:r>
      <w:proofErr w:type="spellEnd"/>
      <w:r>
        <w:t xml:space="preserve"> et al. 2014).</w:t>
      </w:r>
      <w:del w:id="118" w:author="Author" w:date="2026-06-24T09:18:00Z" w16du:dateUtc="2026-06-24T13:18:00Z">
        <w:r w:rsidR="00120AFF">
          <w:delText xml:space="preserve"> A </w:delText>
        </w:r>
        <w:r w:rsidR="00120AFF">
          <w:lastRenderedPageBreak/>
          <w:delText xml:space="preserve">positive intercept–slope covariance indicates that families producing relatively larger weapons at average body size also exhibit steeper scaling relationships, reflecting coordinated variation in trait expression (Bonduriansky and Day 2003; Hansen and Houle 2008; Pélabon et al. </w:delText>
        </w:r>
      </w:del>
      <w:moveFromRangeStart w:id="119" w:author="Author" w:date="2026-06-24T09:18:00Z" w:name="move233185154"/>
      <w:moveFrom w:id="120" w:author="Author" w:date="2026-06-24T09:18:00Z" w16du:dateUtc="2026-06-24T13:18:00Z">
        <w:r>
          <w:t xml:space="preserve">2014). </w:t>
        </w:r>
      </w:moveFrom>
      <w:moveFromRangeEnd w:id="119"/>
      <w:del w:id="121" w:author="Author" w:date="2026-06-24T09:18:00Z" w16du:dateUtc="2026-06-24T13:18:00Z">
        <w:r w:rsidR="00120AFF">
          <w:delText>Conversely, independence between parameters suggests modularity or relative decoupling of these components.</w:delText>
        </w:r>
      </w:del>
    </w:p>
    <w:p w14:paraId="73C167DE" w14:textId="77777777" w:rsidR="00621493" w:rsidRDefault="00000000">
      <w:pPr>
        <w:pStyle w:val="BodyText"/>
      </w:pPr>
      <w:r>
        <w:t>The European earwig (</w:t>
      </w:r>
      <w:proofErr w:type="spellStart"/>
      <w:r>
        <w:rPr>
          <w:i/>
          <w:iCs/>
        </w:rPr>
        <w:t>Forficula</w:t>
      </w:r>
      <w:proofErr w:type="spellEnd"/>
      <w:r>
        <w:rPr>
          <w:i/>
          <w:iCs/>
        </w:rPr>
        <w:t xml:space="preserve"> </w:t>
      </w:r>
      <w:proofErr w:type="spellStart"/>
      <w:r>
        <w:rPr>
          <w:i/>
          <w:iCs/>
        </w:rPr>
        <w:t>auricularia</w:t>
      </w:r>
      <w:proofErr w:type="spellEnd"/>
      <w:r>
        <w:t xml:space="preserve">) provides a </w:t>
      </w:r>
      <w:del w:id="122" w:author="Author" w:date="2026-06-24T09:18:00Z" w16du:dateUtc="2026-06-24T13:18:00Z">
        <w:r w:rsidR="00120AFF">
          <w:delText>powerful</w:delText>
        </w:r>
      </w:del>
      <w:ins w:id="123" w:author="Author" w:date="2026-06-24T09:18:00Z" w16du:dateUtc="2026-06-24T13:18:00Z">
        <w:r>
          <w:t>useful</w:t>
        </w:r>
      </w:ins>
      <w:r>
        <w:t xml:space="preserve"> system for </w:t>
      </w:r>
      <w:del w:id="124" w:author="Author" w:date="2026-06-24T09:18:00Z" w16du:dateUtc="2026-06-24T13:18:00Z">
        <w:r w:rsidR="00120AFF">
          <w:delText xml:space="preserve">integrating these perspectives on static allometry. </w:delText>
        </w:r>
      </w:del>
      <w:ins w:id="125" w:author="Author" w:date="2026-06-24T09:18:00Z" w16du:dateUtc="2026-06-24T13:18:00Z">
        <w:r>
          <w:t xml:space="preserve">examining how sexual dimorphism and alternative male phenotypes are structured through allometry. </w:t>
        </w:r>
      </w:ins>
      <w:r>
        <w:t xml:space="preserve">Males express </w:t>
      </w:r>
      <w:ins w:id="126" w:author="Author" w:date="2026-06-24T09:18:00Z" w16du:dateUtc="2026-06-24T13:18:00Z">
        <w:r>
          <w:t xml:space="preserve">two </w:t>
        </w:r>
      </w:ins>
      <w:r>
        <w:t>discrete forceps morphs</w:t>
      </w:r>
      <w:del w:id="127" w:author="Author" w:date="2026-06-24T09:18:00Z" w16du:dateUtc="2026-06-24T13:18:00Z">
        <w:r w:rsidR="00120AFF">
          <w:delText xml:space="preserve"> that vary considerably in size and curvature</w:delText>
        </w:r>
      </w:del>
      <w:r>
        <w:t xml:space="preserve">, commonly referred to as </w:t>
      </w:r>
      <w:ins w:id="128" w:author="Author" w:date="2026-06-24T09:18:00Z" w16du:dateUtc="2026-06-24T13:18:00Z">
        <w:r>
          <w:t xml:space="preserve">brachylabic and </w:t>
        </w:r>
      </w:ins>
      <w:r>
        <w:t xml:space="preserve">macrolabic </w:t>
      </w:r>
      <w:ins w:id="129" w:author="Author" w:date="2026-06-24T09:18:00Z" w16du:dateUtc="2026-06-24T13:18:00Z">
        <w:r>
          <w:t xml:space="preserve">males, which differ markedly in weapon size </w:t>
        </w:r>
      </w:ins>
      <w:r>
        <w:t xml:space="preserve">and </w:t>
      </w:r>
      <w:del w:id="130" w:author="Author" w:date="2026-06-24T09:18:00Z" w16du:dateUtc="2026-06-24T13:18:00Z">
        <w:r w:rsidR="00120AFF">
          <w:delText>brachylabic forms</w:delText>
        </w:r>
      </w:del>
      <w:ins w:id="131" w:author="Author" w:date="2026-06-24T09:18:00Z" w16du:dateUtc="2026-06-24T13:18:00Z">
        <w:r>
          <w:t>shape</w:t>
        </w:r>
      </w:ins>
      <w:r>
        <w:t xml:space="preserve"> (Simmons and Tomkins 1996; Tomkins et al. 2005) (</w:t>
      </w:r>
      <w:hyperlink w:anchor="fig-one">
        <w:r>
          <w:rPr>
            <w:rStyle w:val="Hyperlink"/>
          </w:rPr>
          <w:t>Figure 1</w:t>
        </w:r>
      </w:hyperlink>
      <w:r>
        <w:t xml:space="preserve">). Forceps function both as sexual weapons during male–male interactions and as defensive structures, making them traits with dual </w:t>
      </w:r>
      <w:del w:id="132" w:author="Author" w:date="2026-06-24T09:18:00Z" w16du:dateUtc="2026-06-24T13:18:00Z">
        <w:r w:rsidR="00120AFF">
          <w:delText>roles</w:delText>
        </w:r>
      </w:del>
      <w:ins w:id="133" w:author="Author" w:date="2026-06-24T09:18:00Z" w16du:dateUtc="2026-06-24T13:18:00Z">
        <w:r>
          <w:t>functions</w:t>
        </w:r>
      </w:ins>
      <w:r>
        <w:t xml:space="preserve"> (Kamimura 2014; Meunier 2024). </w:t>
      </w:r>
      <w:ins w:id="134" w:author="Author" w:date="2026-06-24T09:18:00Z" w16du:dateUtc="2026-06-24T13:18:00Z">
        <w:r>
          <w:t xml:space="preserve">Because these morphs coexist within the same population, earwigs provide an opportunity to ask whether males share a common scaling relationship that differs from females, or whether any divergence is associated more strongly with one male morph. </w:t>
        </w:r>
      </w:ins>
      <w:r>
        <w:t xml:space="preserve">Previous </w:t>
      </w:r>
      <w:del w:id="135" w:author="Author" w:date="2026-06-24T09:18:00Z" w16du:dateUtc="2026-06-24T13:18:00Z">
        <w:r w:rsidR="00120AFF">
          <w:delText>work has</w:delText>
        </w:r>
      </w:del>
      <w:ins w:id="136" w:author="Author" w:date="2026-06-24T09:18:00Z" w16du:dateUtc="2026-06-24T13:18:00Z">
        <w:r>
          <w:t>studies have</w:t>
        </w:r>
      </w:ins>
      <w:r>
        <w:t xml:space="preserve"> documented morph-specific differences in forceps exaggeration</w:t>
      </w:r>
      <w:del w:id="137" w:author="Author" w:date="2026-06-24T09:18:00Z" w16du:dateUtc="2026-06-24T13:18:00Z">
        <w:r w:rsidR="00120AFF">
          <w:delText xml:space="preserve"> and scaling</w:delText>
        </w:r>
      </w:del>
      <w:ins w:id="138" w:author="Author" w:date="2026-06-24T09:18:00Z" w16du:dateUtc="2026-06-24T13:18:00Z">
        <w:r>
          <w:t>, raising the possibility that alternative male phenotypes may follow different allometric trajectories (Simmons and Tomkins 1996; Tomkins et al. 2005). Moreover, recent work on another earwig species revealed positive allometry in female forceps</w:t>
        </w:r>
      </w:ins>
      <w:r>
        <w:t xml:space="preserve">, suggesting that </w:t>
      </w:r>
      <w:del w:id="139" w:author="Author" w:date="2026-06-24T09:18:00Z" w16du:dateUtc="2026-06-24T13:18:00Z">
        <w:r w:rsidR="00120AFF">
          <w:delText>divergence occurs not only in absolute size but also potentially in scaling relationships. Nonetheless, most studies have primarily compared static slopes,</w:delText>
        </w:r>
      </w:del>
      <w:ins w:id="140" w:author="Author" w:date="2026-06-24T09:18:00Z" w16du:dateUtc="2026-06-24T13:18:00Z">
        <w:r>
          <w:t xml:space="preserve">sex differences in forceps scaling may be evolutionarily labile (Matsuzawa and </w:t>
        </w:r>
        <w:proofErr w:type="spellStart"/>
        <w:r>
          <w:t>Konuma</w:t>
        </w:r>
        <w:proofErr w:type="spellEnd"/>
        <w:r>
          <w:t xml:space="preserve"> 2025). In </w:t>
        </w:r>
        <w:r>
          <w:rPr>
            <w:i/>
            <w:iCs/>
          </w:rPr>
          <w:t xml:space="preserve">F. </w:t>
        </w:r>
        <w:proofErr w:type="spellStart"/>
        <w:r>
          <w:rPr>
            <w:i/>
            <w:iCs/>
          </w:rPr>
          <w:t>auricularia</w:t>
        </w:r>
        <w:proofErr w:type="spellEnd"/>
        <w:r>
          <w:t xml:space="preserve">, the </w:t>
        </w:r>
        <w:r>
          <w:lastRenderedPageBreak/>
          <w:t xml:space="preserve">macrolabic morph bears the more exaggerated weapon, whereas the brachylabic morph is more common in many populations and tends to be </w:t>
        </w:r>
        <w:proofErr w:type="spellStart"/>
        <w:r>
          <w:t>favoured</w:t>
        </w:r>
        <w:proofErr w:type="spellEnd"/>
        <w:r>
          <w:t xml:space="preserve"> under poorer developmental conditions. This pattern is broadly consistent</w:t>
        </w:r>
      </w:ins>
      <w:r>
        <w:t xml:space="preserve"> with </w:t>
      </w:r>
      <w:del w:id="141" w:author="Author" w:date="2026-06-24T09:18:00Z" w16du:dateUtc="2026-06-24T13:18:00Z">
        <w:r w:rsidR="00120AFF">
          <w:delText>less attention to intercept divergence, environmental sensitivity of scaling parameters, and variation among families.</w:delText>
        </w:r>
      </w:del>
      <w:ins w:id="142" w:author="Author" w:date="2026-06-24T09:18:00Z" w16du:dateUtc="2026-06-24T13:18:00Z">
        <w:r>
          <w:t>the possibility that brachylabic males retain a more female-like morphology under a threshold model of morph expression (Tomkins 1999; Tomkins and Brown 2004; Tomkins et al. 2005).</w:t>
        </w:r>
      </w:ins>
    </w:p>
    <w:p w14:paraId="5DBA9E9E" w14:textId="77777777" w:rsidR="00621493" w:rsidRDefault="00000000">
      <w:pPr>
        <w:pStyle w:val="BodyText"/>
      </w:pPr>
      <w:r>
        <w:t xml:space="preserve">Here, we quantify </w:t>
      </w:r>
      <w:del w:id="143" w:author="Author" w:date="2026-06-24T09:18:00Z" w16du:dateUtc="2026-06-24T13:18:00Z">
        <w:r w:rsidR="00120AFF">
          <w:delText xml:space="preserve">sex-specific and morph-specific </w:delText>
        </w:r>
      </w:del>
      <w:r>
        <w:t xml:space="preserve">static allometries of forceps length in </w:t>
      </w:r>
      <w:ins w:id="144" w:author="Author" w:date="2026-06-24T09:18:00Z" w16du:dateUtc="2026-06-24T13:18:00Z">
        <w:r>
          <w:t xml:space="preserve">female, brachylabic male, and macrolabic male </w:t>
        </w:r>
      </w:ins>
      <w:r>
        <w:rPr>
          <w:i/>
          <w:iCs/>
        </w:rPr>
        <w:t xml:space="preserve">F. </w:t>
      </w:r>
      <w:proofErr w:type="spellStart"/>
      <w:r>
        <w:rPr>
          <w:i/>
          <w:iCs/>
        </w:rPr>
        <w:t>auricularia</w:t>
      </w:r>
      <w:proofErr w:type="spellEnd"/>
      <w:ins w:id="145" w:author="Author" w:date="2026-06-24T09:18:00Z" w16du:dateUtc="2026-06-24T13:18:00Z">
        <w:r>
          <w:t xml:space="preserve"> reared</w:t>
        </w:r>
      </w:ins>
      <w:r>
        <w:t xml:space="preserve"> under experimentally manipulated diet and density</w:t>
      </w:r>
      <w:del w:id="146" w:author="Author" w:date="2026-06-24T09:18:00Z" w16du:dateUtc="2026-06-24T13:18:00Z">
        <w:r w:rsidR="00120AFF">
          <w:delText>. Rather than treating the scaling exponent as fixed, we test whether it varies across biological levels and environmental conditions. Specifically, we investigate whether sexual dimorphism in weapon exaggeration results from divergence in the scaling exponent, intercept, or both; whether macrolabic and brachylabic males differ mainly in expected trait size or in the strength of covariation between forceps size and body size; and whether larval environmental conditions influence intercepts, slopes, or their covariance. Finally, by estimating variation among families in intercepts and</w:delText>
        </w:r>
      </w:del>
      <w:ins w:id="147" w:author="Author" w:date="2026-06-24T09:18:00Z" w16du:dateUtc="2026-06-24T13:18:00Z">
        <w:r>
          <w:t xml:space="preserve"> conditions. We first test whether the three phenotypic groups differ in allometric scaling relationships and whether any divergence is consistent across developmental environments. We then assess whether developmental conditions modify</w:t>
        </w:r>
      </w:ins>
      <w:r>
        <w:t xml:space="preserve"> scaling exponents</w:t>
      </w:r>
      <w:del w:id="148" w:author="Author" w:date="2026-06-24T09:18:00Z" w16du:dateUtc="2026-06-24T13:18:00Z">
        <w:r w:rsidR="00120AFF">
          <w:delText>, we assess</w:delText>
        </w:r>
      </w:del>
      <w:ins w:id="149" w:author="Author" w:date="2026-06-24T09:18:00Z" w16du:dateUtc="2026-06-24T13:18:00Z">
        <w:r>
          <w:t xml:space="preserve"> within each group and</w:t>
        </w:r>
      </w:ins>
      <w:r>
        <w:t xml:space="preserve"> whether </w:t>
      </w:r>
      <w:del w:id="150" w:author="Author" w:date="2026-06-24T09:18:00Z" w16du:dateUtc="2026-06-24T13:18:00Z">
        <w:r w:rsidR="00120AFF">
          <w:delText>these components of scaling</w:delText>
        </w:r>
      </w:del>
      <w:ins w:id="151" w:author="Author" w:date="2026-06-24T09:18:00Z" w16du:dateUtc="2026-06-24T13:18:00Z">
        <w:r>
          <w:t>allometric</w:t>
        </w:r>
      </w:ins>
      <w:r>
        <w:t xml:space="preserve"> relationships </w:t>
      </w:r>
      <w:del w:id="152" w:author="Author" w:date="2026-06-24T09:18:00Z" w16du:dateUtc="2026-06-24T13:18:00Z">
        <w:r w:rsidR="00120AFF">
          <w:delText>covary across shared backgrounds. Through</w:delText>
        </w:r>
      </w:del>
      <w:ins w:id="153" w:author="Author" w:date="2026-06-24T09:18:00Z" w16du:dateUtc="2026-06-24T13:18:00Z">
        <w:r>
          <w:t>vary among maternal families. By</w:t>
        </w:r>
      </w:ins>
      <w:r>
        <w:t xml:space="preserve"> integrating sex, morph, environment, and family </w:t>
      </w:r>
      <w:del w:id="154" w:author="Author" w:date="2026-06-24T09:18:00Z" w16du:dateUtc="2026-06-24T13:18:00Z">
        <w:r w:rsidR="00120AFF">
          <w:delText>components</w:delText>
        </w:r>
      </w:del>
      <w:ins w:id="155" w:author="Author" w:date="2026-06-24T09:18:00Z" w16du:dateUtc="2026-06-24T13:18:00Z">
        <w:r>
          <w:t>effects</w:t>
        </w:r>
      </w:ins>
      <w:r>
        <w:t xml:space="preserve"> within a</w:t>
      </w:r>
      <w:del w:id="156" w:author="Author" w:date="2026-06-24T09:18:00Z" w16du:dateUtc="2026-06-24T13:18:00Z">
        <w:r w:rsidR="00120AFF">
          <w:delText xml:space="preserve"> unified</w:delText>
        </w:r>
      </w:del>
      <w:r>
        <w:t xml:space="preserve"> hierarchical framework, we evaluate whether </w:t>
      </w:r>
      <w:del w:id="157" w:author="Author" w:date="2026-06-24T09:18:00Z" w16du:dateUtc="2026-06-24T13:18:00Z">
        <w:r w:rsidR="00120AFF">
          <w:delText xml:space="preserve">static allometry is best characterised as a stable descriptor or as an emergent property of multiple sources of variation (see also Simmons and Tomkins 1996; </w:delText>
        </w:r>
        <w:r w:rsidR="00120AFF">
          <w:lastRenderedPageBreak/>
          <w:delText>Tomkins et al. 2005; Kelly 2026).</w:delText>
        </w:r>
      </w:del>
      <w:ins w:id="158" w:author="Author" w:date="2026-06-24T09:18:00Z" w16du:dateUtc="2026-06-24T13:18:00Z">
        <w:r>
          <w:t xml:space="preserve">weapon allometry is broadly conserved across phenotypic groups or whether divergence is concentrated within </w:t>
        </w:r>
        <w:proofErr w:type="gramStart"/>
        <w:r>
          <w:t>particular male</w:t>
        </w:r>
        <w:proofErr w:type="gramEnd"/>
        <w:r>
          <w:t xml:space="preserve"> morphs.</w:t>
        </w:r>
      </w:ins>
    </w:p>
    <w:p w14:paraId="5B63EDB0" w14:textId="77777777" w:rsidR="00621493" w:rsidRDefault="00000000">
      <w:pPr>
        <w:pStyle w:val="Heading1"/>
      </w:pPr>
      <w:bookmarkStart w:id="159" w:name="methods"/>
      <w:bookmarkEnd w:id="35"/>
      <w:r>
        <w:t>Methods</w:t>
      </w:r>
    </w:p>
    <w:p w14:paraId="23A24E0F" w14:textId="77777777" w:rsidR="00621493" w:rsidRDefault="00000000">
      <w:pPr>
        <w:pStyle w:val="Heading3"/>
      </w:pPr>
      <w:bookmarkStart w:id="160" w:name="study-species-and-experimental-design"/>
      <w:r>
        <w:t>Study species and experimental design</w:t>
      </w:r>
    </w:p>
    <w:p w14:paraId="2499561D" w14:textId="77777777" w:rsidR="00621493" w:rsidRDefault="00120AFF">
      <w:pPr>
        <w:pStyle w:val="FirstParagraph"/>
        <w:rPr>
          <w:ins w:id="161" w:author="Author" w:date="2026-06-24T09:18:00Z" w16du:dateUtc="2026-06-24T13:18:00Z"/>
        </w:rPr>
      </w:pPr>
      <w:del w:id="162" w:author="Author" w:date="2026-06-24T09:18:00Z" w16du:dateUtc="2026-06-24T13:18:00Z">
        <w:r>
          <w:delText xml:space="preserve">Female (n = 115) </w:delText>
        </w:r>
      </w:del>
      <w:ins w:id="163" w:author="Author" w:date="2026-06-24T09:18:00Z" w16du:dateUtc="2026-06-24T13:18:00Z">
        <w:r w:rsidR="00000000">
          <w:t xml:space="preserve">Adult female earwigs morphologically assignable to the </w:t>
        </w:r>
      </w:ins>
      <w:proofErr w:type="spellStart"/>
      <w:r w:rsidR="00000000">
        <w:rPr>
          <w:i/>
          <w:iCs/>
        </w:rPr>
        <w:t>Forficula</w:t>
      </w:r>
      <w:proofErr w:type="spellEnd"/>
      <w:r w:rsidR="00000000">
        <w:rPr>
          <w:i/>
          <w:iCs/>
        </w:rPr>
        <w:t xml:space="preserve"> </w:t>
      </w:r>
      <w:proofErr w:type="spellStart"/>
      <w:r w:rsidR="00000000">
        <w:rPr>
          <w:i/>
          <w:iCs/>
        </w:rPr>
        <w:t>auricularia</w:t>
      </w:r>
      <w:proofErr w:type="spellEnd"/>
      <w:r w:rsidR="00000000">
        <w:t xml:space="preserve"> </w:t>
      </w:r>
      <w:ins w:id="164" w:author="Author" w:date="2026-06-24T09:18:00Z" w16du:dateUtc="2026-06-24T13:18:00Z">
        <w:r w:rsidR="00000000">
          <w:t>species complex (</w:t>
        </w:r>
        <w:r w:rsidR="00000000">
          <w:rPr>
            <w:i/>
            <w:iCs/>
          </w:rPr>
          <w:t xml:space="preserve">F. </w:t>
        </w:r>
        <w:proofErr w:type="spellStart"/>
        <w:r w:rsidR="00000000">
          <w:rPr>
            <w:i/>
            <w:iCs/>
          </w:rPr>
          <w:t>auricularia</w:t>
        </w:r>
        <w:proofErr w:type="spellEnd"/>
        <w:r w:rsidR="00000000">
          <w:rPr>
            <w:i/>
            <w:iCs/>
          </w:rPr>
          <w:t xml:space="preserve"> sensu lato</w:t>
        </w:r>
        <w:r w:rsidR="00000000">
          <w:t xml:space="preserve">) </w:t>
        </w:r>
      </w:ins>
      <w:r w:rsidR="00000000">
        <w:t xml:space="preserve">were </w:t>
      </w:r>
      <w:del w:id="165" w:author="Author" w:date="2026-06-24T09:18:00Z" w16du:dateUtc="2026-06-24T13:18:00Z">
        <w:r>
          <w:delText>hand-</w:delText>
        </w:r>
      </w:del>
      <w:r w:rsidR="00000000">
        <w:t xml:space="preserve">collected </w:t>
      </w:r>
      <w:ins w:id="166" w:author="Author" w:date="2026-06-24T09:18:00Z" w16du:dateUtc="2026-06-24T13:18:00Z">
        <w:r w:rsidR="00000000">
          <w:t xml:space="preserve">by hand </w:t>
        </w:r>
      </w:ins>
      <w:r w:rsidR="00000000">
        <w:t xml:space="preserve">at night from vegetation in Parc Outremont (Montréal, </w:t>
      </w:r>
      <w:del w:id="167" w:author="Author" w:date="2026-06-24T09:18:00Z" w16du:dateUtc="2026-06-24T13:18:00Z">
        <w:r>
          <w:delText>QC</w:delText>
        </w:r>
      </w:del>
      <w:ins w:id="168" w:author="Author" w:date="2026-06-24T09:18:00Z" w16du:dateUtc="2026-06-24T13:18:00Z">
        <w:r w:rsidR="00000000">
          <w:t>Québec</w:t>
        </w:r>
      </w:ins>
      <w:r w:rsidR="00000000">
        <w:t xml:space="preserve">, Canada) during September and October 2024. </w:t>
      </w:r>
      <w:del w:id="169" w:author="Author" w:date="2026-06-24T09:18:00Z" w16du:dateUtc="2026-06-24T13:18:00Z">
        <w:r>
          <w:delText xml:space="preserve">Individuals </w:delText>
        </w:r>
      </w:del>
      <w:ins w:id="170" w:author="Author" w:date="2026-06-24T09:18:00Z" w16du:dateUtc="2026-06-24T13:18:00Z">
        <w:r w:rsidR="00000000">
          <w:t xml:space="preserve">The European earwig is now recognized as a complex of closely related lineages that cannot always be distinguished reliably using external morphology alone (González-Miguéns et al. 2020). Because individuals were not genetically assigned to lineage, we refer to the study population as </w:t>
        </w:r>
        <w:r w:rsidR="00000000">
          <w:rPr>
            <w:i/>
            <w:iCs/>
          </w:rPr>
          <w:t xml:space="preserve">F. </w:t>
        </w:r>
        <w:proofErr w:type="spellStart"/>
        <w:r w:rsidR="00000000">
          <w:rPr>
            <w:i/>
            <w:iCs/>
          </w:rPr>
          <w:t>auricularia</w:t>
        </w:r>
        <w:proofErr w:type="spellEnd"/>
        <w:r w:rsidR="00000000">
          <w:rPr>
            <w:i/>
            <w:iCs/>
          </w:rPr>
          <w:t xml:space="preserve"> sensu lato</w:t>
        </w:r>
        <w:r w:rsidR="00000000">
          <w:t xml:space="preserve"> here and use </w:t>
        </w:r>
        <w:r w:rsidR="00000000">
          <w:rPr>
            <w:i/>
            <w:iCs/>
          </w:rPr>
          <w:t xml:space="preserve">F. </w:t>
        </w:r>
        <w:proofErr w:type="spellStart"/>
        <w:r w:rsidR="00000000">
          <w:rPr>
            <w:i/>
            <w:iCs/>
          </w:rPr>
          <w:t>auricularia</w:t>
        </w:r>
        <w:proofErr w:type="spellEnd"/>
        <w:r w:rsidR="00000000">
          <w:t xml:space="preserve"> for readability elsewhere in the manuscript. This taxonomic uncertainty should not affect treatment comparisons in the present study because all individuals originated from the same local population and were randomly assigned to experimental treatments, although caution may be warranted when comparing results among studies conducted on genetically characterized lineages.</w:t>
        </w:r>
      </w:ins>
    </w:p>
    <w:p w14:paraId="29896703" w14:textId="77777777" w:rsidR="00621493" w:rsidRDefault="00000000">
      <w:pPr>
        <w:pStyle w:val="BodyText"/>
        <w:pPrChange w:id="171" w:author="Author" w:date="2026-06-24T09:18:00Z" w16du:dateUtc="2026-06-24T13:18:00Z">
          <w:pPr>
            <w:pStyle w:val="FirstParagraph"/>
          </w:pPr>
        </w:pPrChange>
      </w:pPr>
      <w:ins w:id="172" w:author="Author" w:date="2026-06-24T09:18:00Z" w16du:dateUtc="2026-06-24T13:18:00Z">
        <w:r>
          <w:t xml:space="preserve">Females (n = 115) </w:t>
        </w:r>
      </w:ins>
      <w:r>
        <w:t xml:space="preserve">were transported to the laboratory at the Université du Québec à Montréal and </w:t>
      </w:r>
      <w:del w:id="173" w:author="Author" w:date="2026-06-24T09:18:00Z" w16du:dateUtc="2026-06-24T13:18:00Z">
        <w:r w:rsidR="00120AFF">
          <w:delText>placed</w:delText>
        </w:r>
      </w:del>
      <w:ins w:id="174" w:author="Author" w:date="2026-06-24T09:18:00Z" w16du:dateUtc="2026-06-24T13:18:00Z">
        <w:r>
          <w:t>housed</w:t>
        </w:r>
      </w:ins>
      <w:r>
        <w:t xml:space="preserve"> individually in 90-mm Petri dishes </w:t>
      </w:r>
      <w:del w:id="175" w:author="Author" w:date="2026-06-24T09:18:00Z" w16du:dateUtc="2026-06-24T13:18:00Z">
        <w:r w:rsidR="00120AFF">
          <w:delText>filled with</w:delText>
        </w:r>
      </w:del>
      <w:ins w:id="176" w:author="Author" w:date="2026-06-24T09:18:00Z" w16du:dateUtc="2026-06-24T13:18:00Z">
        <w:r>
          <w:t>containing</w:t>
        </w:r>
      </w:ins>
      <w:r>
        <w:t xml:space="preserve"> moist sand. Each dish was </w:t>
      </w:r>
      <w:del w:id="177" w:author="Author" w:date="2026-06-24T09:18:00Z" w16du:dateUtc="2026-06-24T13:18:00Z">
        <w:r w:rsidR="00120AFF">
          <w:delText>provisioned</w:delText>
        </w:r>
      </w:del>
      <w:ins w:id="178" w:author="Author" w:date="2026-06-24T09:18:00Z" w16du:dateUtc="2026-06-24T13:18:00Z">
        <w:r>
          <w:t>supplied</w:t>
        </w:r>
      </w:ins>
      <w:r>
        <w:t xml:space="preserve"> with a cotton-plugged water tube</w:t>
      </w:r>
      <w:del w:id="179" w:author="Author" w:date="2026-06-24T09:18:00Z" w16du:dateUtc="2026-06-24T13:18:00Z">
        <w:r w:rsidR="00120AFF">
          <w:delText>,</w:delText>
        </w:r>
      </w:del>
      <w:r>
        <w:t xml:space="preserve"> and </w:t>
      </w:r>
      <w:proofErr w:type="spellStart"/>
      <w:r>
        <w:t>TetraMin</w:t>
      </w:r>
      <w:proofErr w:type="spellEnd"/>
      <w:r>
        <w:t xml:space="preserve"> Tropical Flakes (United Pet Group, </w:t>
      </w:r>
      <w:del w:id="180" w:author="Author" w:date="2026-06-24T09:18:00Z" w16du:dateUtc="2026-06-24T13:18:00Z">
        <w:r w:rsidR="00120AFF">
          <w:delText xml:space="preserve">Inc., </w:delText>
        </w:r>
      </w:del>
      <w:r>
        <w:t xml:space="preserve">Germany), and </w:t>
      </w:r>
      <w:del w:id="181" w:author="Author" w:date="2026-06-24T09:18:00Z" w16du:dateUtc="2026-06-24T13:18:00Z">
        <w:r w:rsidR="00120AFF">
          <w:delText>each female was</w:delText>
        </w:r>
      </w:del>
      <w:ins w:id="182" w:author="Author" w:date="2026-06-24T09:18:00Z" w16du:dateUtc="2026-06-24T13:18:00Z">
        <w:r>
          <w:t>females were</w:t>
        </w:r>
      </w:ins>
      <w:r>
        <w:t xml:space="preserve"> assigned </w:t>
      </w:r>
      <w:del w:id="183" w:author="Author" w:date="2026-06-24T09:18:00Z" w16du:dateUtc="2026-06-24T13:18:00Z">
        <w:r w:rsidR="00120AFF">
          <w:delText xml:space="preserve">a </w:delText>
        </w:r>
      </w:del>
      <w:r>
        <w:t xml:space="preserve">unique </w:t>
      </w:r>
      <w:del w:id="184" w:author="Author" w:date="2026-06-24T09:18:00Z" w16du:dateUtc="2026-06-24T13:18:00Z">
        <w:r w:rsidR="00120AFF">
          <w:delText>ID code.</w:delText>
        </w:r>
      </w:del>
      <w:ins w:id="185" w:author="Author" w:date="2026-06-24T09:18:00Z" w16du:dateUtc="2026-06-24T13:18:00Z">
        <w:r>
          <w:t>identification codes.</w:t>
        </w:r>
      </w:ins>
      <w:r>
        <w:t xml:space="preserve"> Earwigs were maintained in </w:t>
      </w:r>
      <w:del w:id="186" w:author="Author" w:date="2026-06-24T09:18:00Z" w16du:dateUtc="2026-06-24T13:18:00Z">
        <w:r w:rsidR="00120AFF">
          <w:delText>the dark</w:delText>
        </w:r>
      </w:del>
      <w:ins w:id="187" w:author="Author" w:date="2026-06-24T09:18:00Z" w16du:dateUtc="2026-06-24T13:18:00Z">
        <w:r>
          <w:t>darkness</w:t>
        </w:r>
      </w:ins>
      <w:r>
        <w:t xml:space="preserve"> at 10</w:t>
      </w:r>
      <w:del w:id="188" w:author="Author" w:date="2026-06-24T09:18:00Z" w16du:dateUtc="2026-06-24T13:18:00Z">
        <w:r w:rsidR="00120AFF">
          <w:delText xml:space="preserve"> </w:delText>
        </w:r>
      </w:del>
      <w:r>
        <w:t>°C</w:t>
      </w:r>
      <w:del w:id="189" w:author="Author" w:date="2026-06-24T09:18:00Z" w16du:dateUtc="2026-06-24T13:18:00Z">
        <w:r w:rsidR="00120AFF">
          <w:delText xml:space="preserve"> in an incubator</w:delText>
        </w:r>
      </w:del>
      <w:r>
        <w:t xml:space="preserve"> (Percival Scientific, Perry, IA, USA) to </w:t>
      </w:r>
      <w:del w:id="190" w:author="Author" w:date="2026-06-24T09:18:00Z" w16du:dateUtc="2026-06-24T13:18:00Z">
        <w:r w:rsidR="00120AFF">
          <w:delText>mimic</w:delText>
        </w:r>
      </w:del>
      <w:ins w:id="191" w:author="Author" w:date="2026-06-24T09:18:00Z" w16du:dateUtc="2026-06-24T13:18:00Z">
        <w:r>
          <w:t>simulate</w:t>
        </w:r>
      </w:ins>
      <w:r>
        <w:t xml:space="preserve"> overwintering conditions. Dishes were </w:t>
      </w:r>
      <w:r>
        <w:lastRenderedPageBreak/>
        <w:t xml:space="preserve">checked daily for egg laying, and food and water were replenished as </w:t>
      </w:r>
      <w:del w:id="192" w:author="Author" w:date="2026-06-24T09:18:00Z" w16du:dateUtc="2026-06-24T13:18:00Z">
        <w:r w:rsidR="00120AFF">
          <w:delText>needed. Food and water were removed at the time of egg laying</w:delText>
        </w:r>
      </w:del>
      <w:ins w:id="193" w:author="Author" w:date="2026-06-24T09:18:00Z" w16du:dateUtc="2026-06-24T13:18:00Z">
        <w:r>
          <w:t>required. Following oviposition</w:t>
        </w:r>
      </w:ins>
      <w:r>
        <w:t xml:space="preserve"> (approximately early December), </w:t>
      </w:r>
      <w:del w:id="194" w:author="Author" w:date="2026-06-24T09:18:00Z" w16du:dateUtc="2026-06-24T13:18:00Z">
        <w:r w:rsidR="00120AFF">
          <w:delText xml:space="preserve">after which </w:delText>
        </w:r>
      </w:del>
      <w:ins w:id="195" w:author="Author" w:date="2026-06-24T09:18:00Z" w16du:dateUtc="2026-06-24T13:18:00Z">
        <w:r>
          <w:t xml:space="preserve">food and water were removed and </w:t>
        </w:r>
      </w:ins>
      <w:r>
        <w:t xml:space="preserve">dishes were </w:t>
      </w:r>
      <w:del w:id="196" w:author="Author" w:date="2026-06-24T09:18:00Z" w16du:dateUtc="2026-06-24T13:18:00Z">
        <w:r w:rsidR="00120AFF">
          <w:delText>checked</w:delText>
        </w:r>
      </w:del>
      <w:ins w:id="197" w:author="Author" w:date="2026-06-24T09:18:00Z" w16du:dateUtc="2026-06-24T13:18:00Z">
        <w:r>
          <w:t>inspected</w:t>
        </w:r>
      </w:ins>
      <w:r>
        <w:t xml:space="preserve"> weekly. </w:t>
      </w:r>
      <w:del w:id="198" w:author="Author" w:date="2026-06-24T09:18:00Z" w16du:dateUtc="2026-06-24T13:18:00Z">
        <w:r w:rsidR="00120AFF">
          <w:delText>Starting</w:delText>
        </w:r>
      </w:del>
      <w:ins w:id="199" w:author="Author" w:date="2026-06-24T09:18:00Z" w16du:dateUtc="2026-06-24T13:18:00Z">
        <w:r>
          <w:t>Beginning in</w:t>
        </w:r>
      </w:ins>
      <w:r>
        <w:t xml:space="preserve"> January 2025, dishes were checked daily for </w:t>
      </w:r>
      <w:del w:id="200" w:author="Author" w:date="2026-06-24T09:18:00Z" w16du:dateUtc="2026-06-24T13:18:00Z">
        <w:r w:rsidR="00120AFF">
          <w:delText xml:space="preserve">egg </w:delText>
        </w:r>
      </w:del>
      <w:r>
        <w:t xml:space="preserve">hatching. </w:t>
      </w:r>
      <w:del w:id="201" w:author="Author" w:date="2026-06-24T09:18:00Z" w16du:dateUtc="2026-06-24T13:18:00Z">
        <w:r w:rsidR="00120AFF">
          <w:delText>The date of egg hatching was recorded; hatching</w:delText>
        </w:r>
      </w:del>
      <w:ins w:id="202" w:author="Author" w:date="2026-06-24T09:18:00Z" w16du:dateUtc="2026-06-24T13:18:00Z">
        <w:r>
          <w:t>Hatching</w:t>
        </w:r>
      </w:ins>
      <w:r>
        <w:t xml:space="preserve"> occurred between 13 </w:t>
      </w:r>
      <w:del w:id="203" w:author="Author" w:date="2026-06-24T09:18:00Z" w16du:dateUtc="2026-06-24T13:18:00Z">
        <w:r w:rsidR="00120AFF">
          <w:delText xml:space="preserve">January </w:delText>
        </w:r>
      </w:del>
      <w:r>
        <w:t xml:space="preserve">and 29 January 2025, and all 115 females </w:t>
      </w:r>
      <w:ins w:id="204" w:author="Author" w:date="2026-06-24T09:18:00Z" w16du:dateUtc="2026-06-24T13:18:00Z">
        <w:r>
          <w:t xml:space="preserve">successfully </w:t>
        </w:r>
      </w:ins>
      <w:r>
        <w:t xml:space="preserve">produced </w:t>
      </w:r>
      <w:del w:id="205" w:author="Author" w:date="2026-06-24T09:18:00Z" w16du:dateUtc="2026-06-24T13:18:00Z">
        <w:r w:rsidR="00120AFF">
          <w:delText>hatchlings</w:delText>
        </w:r>
      </w:del>
      <w:ins w:id="206" w:author="Author" w:date="2026-06-24T09:18:00Z" w16du:dateUtc="2026-06-24T13:18:00Z">
        <w:r>
          <w:t>offspring</w:t>
        </w:r>
      </w:ins>
      <w:r>
        <w:t>.</w:t>
      </w:r>
    </w:p>
    <w:p w14:paraId="174194B7" w14:textId="77777777" w:rsidR="00621493" w:rsidRDefault="00000000">
      <w:pPr>
        <w:pStyle w:val="BodyText"/>
      </w:pPr>
      <w:r>
        <w:t xml:space="preserve">For two weeks following hatching, families were </w:t>
      </w:r>
      <w:del w:id="207" w:author="Author" w:date="2026-06-24T09:18:00Z" w16du:dateUtc="2026-06-24T13:18:00Z">
        <w:r w:rsidR="00120AFF">
          <w:delText>provisioned</w:delText>
        </w:r>
      </w:del>
      <w:ins w:id="208" w:author="Author" w:date="2026-06-24T09:18:00Z" w16du:dateUtc="2026-06-24T13:18:00Z">
        <w:r>
          <w:t>provided</w:t>
        </w:r>
      </w:ins>
      <w:r>
        <w:t xml:space="preserve"> with </w:t>
      </w:r>
      <w:del w:id="209" w:author="Author" w:date="2026-06-24T09:18:00Z" w16du:dateUtc="2026-06-24T13:18:00Z">
        <w:r w:rsidR="00120AFF">
          <w:delText>a</w:delText>
        </w:r>
      </w:del>
      <w:ins w:id="210" w:author="Author" w:date="2026-06-24T09:18:00Z" w16du:dateUtc="2026-06-24T13:18:00Z">
        <w:r>
          <w:t>food and</w:t>
        </w:r>
      </w:ins>
      <w:r>
        <w:t xml:space="preserve"> water </w:t>
      </w:r>
      <w:del w:id="211" w:author="Author" w:date="2026-06-24T09:18:00Z" w16du:dateUtc="2026-06-24T13:18:00Z">
        <w:r w:rsidR="00120AFF">
          <w:delText>tube and food (TetraMin Tropical Flakes: crude protein: 46%, crude fat: 11%, crude fibre: 3%). This interval</w:delText>
        </w:r>
      </w:del>
      <w:ins w:id="212" w:author="Author" w:date="2026-06-24T09:18:00Z" w16du:dateUtc="2026-06-24T13:18:00Z">
        <w:r>
          <w:t>ad libitum. This period</w:t>
        </w:r>
      </w:ins>
      <w:r>
        <w:t xml:space="preserve"> allowed nymphs to complete </w:t>
      </w:r>
      <w:del w:id="213" w:author="Author" w:date="2026-06-24T09:18:00Z" w16du:dateUtc="2026-06-24T13:18:00Z">
        <w:r w:rsidR="00120AFF">
          <w:delText>a</w:delText>
        </w:r>
      </w:del>
      <w:ins w:id="214" w:author="Author" w:date="2026-06-24T09:18:00Z" w16du:dateUtc="2026-06-24T13:18:00Z">
        <w:r>
          <w:t>an early</w:t>
        </w:r>
      </w:ins>
      <w:r>
        <w:t xml:space="preserve"> </w:t>
      </w:r>
      <w:proofErr w:type="spellStart"/>
      <w:r>
        <w:t>moult</w:t>
      </w:r>
      <w:proofErr w:type="spellEnd"/>
      <w:r>
        <w:t xml:space="preserve"> and </w:t>
      </w:r>
      <w:del w:id="215" w:author="Author" w:date="2026-06-24T09:18:00Z" w16du:dateUtc="2026-06-24T13:18:00Z">
        <w:r w:rsidR="00120AFF">
          <w:delText>reach</w:delText>
        </w:r>
      </w:del>
      <w:ins w:id="216" w:author="Author" w:date="2026-06-24T09:18:00Z" w16du:dateUtc="2026-06-24T13:18:00Z">
        <w:r>
          <w:t>attain</w:t>
        </w:r>
      </w:ins>
      <w:r>
        <w:t xml:space="preserve"> a size </w:t>
      </w:r>
      <w:del w:id="217" w:author="Author" w:date="2026-06-24T09:18:00Z" w16du:dateUtc="2026-06-24T13:18:00Z">
        <w:r w:rsidR="00120AFF">
          <w:delText>sufficient to withstand</w:delText>
        </w:r>
      </w:del>
      <w:ins w:id="218" w:author="Author" w:date="2026-06-24T09:18:00Z" w16du:dateUtc="2026-06-24T13:18:00Z">
        <w:r>
          <w:t>suitable for</w:t>
        </w:r>
      </w:ins>
      <w:r>
        <w:t xml:space="preserve"> manual transfer to experimental dishes. To manipulate </w:t>
      </w:r>
      <w:del w:id="219" w:author="Author" w:date="2026-06-24T09:18:00Z" w16du:dateUtc="2026-06-24T13:18:00Z">
        <w:r w:rsidR="00120AFF">
          <w:delText xml:space="preserve">the </w:delText>
        </w:r>
      </w:del>
      <w:r>
        <w:t xml:space="preserve">developmental </w:t>
      </w:r>
      <w:del w:id="220" w:author="Author" w:date="2026-06-24T09:18:00Z" w16du:dateUtc="2026-06-24T13:18:00Z">
        <w:r w:rsidR="00120AFF">
          <w:delText>environment</w:delText>
        </w:r>
      </w:del>
      <w:ins w:id="221" w:author="Author" w:date="2026-06-24T09:18:00Z" w16du:dateUtc="2026-06-24T13:18:00Z">
        <w:r>
          <w:t>conditions</w:t>
        </w:r>
      </w:ins>
      <w:r>
        <w:t xml:space="preserve">, we varied </w:t>
      </w:r>
      <w:del w:id="222" w:author="Author" w:date="2026-06-24T09:18:00Z" w16du:dateUtc="2026-06-24T13:18:00Z">
        <w:r w:rsidR="00120AFF">
          <w:delText>two ecological factors:</w:delText>
        </w:r>
      </w:del>
      <w:ins w:id="223" w:author="Author" w:date="2026-06-24T09:18:00Z" w16du:dateUtc="2026-06-24T13:18:00Z">
        <w:r>
          <w:t>both</w:t>
        </w:r>
      </w:ins>
      <w:r>
        <w:t xml:space="preserve"> nutritional </w:t>
      </w:r>
      <w:del w:id="224" w:author="Author" w:date="2026-06-24T09:18:00Z" w16du:dateUtc="2026-06-24T13:18:00Z">
        <w:r w:rsidR="00120AFF">
          <w:delText xml:space="preserve">condition (diet </w:delText>
        </w:r>
      </w:del>
      <w:r>
        <w:t>quality</w:t>
      </w:r>
      <w:del w:id="225" w:author="Author" w:date="2026-06-24T09:18:00Z" w16du:dateUtc="2026-06-24T13:18:00Z">
        <w:r w:rsidR="00120AFF">
          <w:delText>)</w:delText>
        </w:r>
      </w:del>
      <w:r>
        <w:t xml:space="preserve"> and social density. Diet treatment consisted of </w:t>
      </w:r>
      <w:del w:id="226" w:author="Author" w:date="2026-06-24T09:18:00Z" w16du:dateUtc="2026-06-24T13:18:00Z">
        <w:r w:rsidR="00120AFF">
          <w:delText>two levels:</w:delText>
        </w:r>
      </w:del>
      <w:ins w:id="227" w:author="Author" w:date="2026-06-24T09:18:00Z" w16du:dateUtc="2026-06-24T13:18:00Z">
        <w:r>
          <w:t>either</w:t>
        </w:r>
      </w:ins>
      <w:r>
        <w:t xml:space="preserve"> a </w:t>
      </w:r>
      <w:del w:id="228" w:author="Author" w:date="2026-06-24T09:18:00Z" w16du:dateUtc="2026-06-24T13:18:00Z">
        <w:r w:rsidR="00120AFF">
          <w:delText>“</w:delText>
        </w:r>
      </w:del>
      <w:r>
        <w:t>good</w:t>
      </w:r>
      <w:del w:id="229" w:author="Author" w:date="2026-06-24T09:18:00Z" w16du:dateUtc="2026-06-24T13:18:00Z">
        <w:r w:rsidR="00120AFF">
          <w:delText>”</w:delText>
        </w:r>
      </w:del>
      <w:ins w:id="230" w:author="Author" w:date="2026-06-24T09:18:00Z" w16du:dateUtc="2026-06-24T13:18:00Z">
        <w:r>
          <w:t>-quality</w:t>
        </w:r>
      </w:ins>
      <w:r>
        <w:t xml:space="preserve"> diet (100% </w:t>
      </w:r>
      <w:proofErr w:type="spellStart"/>
      <w:r>
        <w:t>TetraMin</w:t>
      </w:r>
      <w:proofErr w:type="spellEnd"/>
      <w:r>
        <w:t xml:space="preserve"> Tropical Flakes</w:t>
      </w:r>
      <w:del w:id="231" w:author="Author" w:date="2026-06-24T09:18:00Z" w16du:dateUtc="2026-06-24T13:18:00Z">
        <w:r w:rsidR="00120AFF">
          <w:delText>), providing high nutritional quality, and a “</w:delText>
        </w:r>
      </w:del>
      <w:ins w:id="232" w:author="Author" w:date="2026-06-24T09:18:00Z" w16du:dateUtc="2026-06-24T13:18:00Z">
        <w:r>
          <w:t xml:space="preserve">) or a </w:t>
        </w:r>
      </w:ins>
      <w:r>
        <w:t>poor</w:t>
      </w:r>
      <w:del w:id="233" w:author="Author" w:date="2026-06-24T09:18:00Z" w16du:dateUtc="2026-06-24T13:18:00Z">
        <w:r w:rsidR="00120AFF">
          <w:delText>”</w:delText>
        </w:r>
      </w:del>
      <w:ins w:id="234" w:author="Author" w:date="2026-06-24T09:18:00Z" w16du:dateUtc="2026-06-24T13:18:00Z">
        <w:r>
          <w:t>-quality</w:t>
        </w:r>
      </w:ins>
      <w:r>
        <w:t xml:space="preserve"> diet (75% </w:t>
      </w:r>
      <w:proofErr w:type="spellStart"/>
      <w:r>
        <w:t>TetraMin</w:t>
      </w:r>
      <w:proofErr w:type="spellEnd"/>
      <w:r>
        <w:t xml:space="preserve"> Tropical Flakes</w:t>
      </w:r>
      <w:del w:id="235" w:author="Author" w:date="2026-06-24T09:18:00Z" w16du:dateUtc="2026-06-24T13:18:00Z">
        <w:r w:rsidR="00120AFF">
          <w:delText>,</w:delText>
        </w:r>
      </w:del>
      <w:ins w:id="236" w:author="Author" w:date="2026-06-24T09:18:00Z" w16du:dateUtc="2026-06-24T13:18:00Z">
        <w:r>
          <w:t xml:space="preserve"> and</w:t>
        </w:r>
      </w:ins>
      <w:r>
        <w:t xml:space="preserve"> 25% non-digestible </w:t>
      </w:r>
      <m:oMath>
        <m:r>
          <w:del w:id="237" w:author="Author" w:date="2026-06-24T09:18:00Z" w16du:dateUtc="2026-06-24T13:18:00Z">
            <w:rPr>
              <w:rFonts w:ascii="Cambria Math" w:hAnsi="Cambria Math"/>
            </w:rPr>
            <m:t>α</m:t>
          </w:del>
        </m:r>
      </m:oMath>
      <w:ins w:id="238" w:author="Author" w:date="2026-06-24T09:18:00Z" w16du:dateUtc="2026-06-24T13:18:00Z">
        <w:r>
          <w:t>α</w:t>
        </w:r>
      </w:ins>
      <w:r>
        <w:t>-cellulose</w:t>
      </w:r>
      <w:del w:id="239" w:author="Author" w:date="2026-06-24T09:18:00Z" w16du:dateUtc="2026-06-24T13:18:00Z">
        <w:r w:rsidR="00120AFF">
          <w:delText>), providing reduced nutritional content.</w:delText>
        </w:r>
      </w:del>
      <w:ins w:id="240" w:author="Author" w:date="2026-06-24T09:18:00Z" w16du:dateUtc="2026-06-24T13:18:00Z">
        <w:r>
          <w:t>).</w:t>
        </w:r>
      </w:ins>
      <w:r>
        <w:t xml:space="preserve"> Density treatment consisted of </w:t>
      </w:r>
      <w:del w:id="241" w:author="Author" w:date="2026-06-24T09:18:00Z" w16du:dateUtc="2026-06-24T13:18:00Z">
        <w:r w:rsidR="00120AFF">
          <w:delText>three levels: low density (</w:delText>
        </w:r>
      </w:del>
      <w:r>
        <w:t>one</w:t>
      </w:r>
      <w:del w:id="242" w:author="Author" w:date="2026-06-24T09:18:00Z" w16du:dateUtc="2026-06-24T13:18:00Z">
        <w:r w:rsidR="00120AFF">
          <w:delText xml:space="preserve"> individual</w:delText>
        </w:r>
      </w:del>
      <w:ins w:id="243" w:author="Author" w:date="2026-06-24T09:18:00Z" w16du:dateUtc="2026-06-24T13:18:00Z">
        <w:r>
          <w:t>, four, or eight individuals</w:t>
        </w:r>
      </w:ins>
      <w:r>
        <w:t xml:space="preserve"> per </w:t>
      </w:r>
      <w:del w:id="244" w:author="Author" w:date="2026-06-24T09:18:00Z" w16du:dateUtc="2026-06-24T13:18:00Z">
        <w:r w:rsidR="00120AFF">
          <w:delText>Petri dish), medium density (4 individuals), and high density (8 individuals). These treatments allowed us to examine both nutritional and social environmental effects on growth and morphology. We used</w:delText>
        </w:r>
      </w:del>
      <w:ins w:id="245" w:author="Author" w:date="2026-06-24T09:18:00Z" w16du:dateUtc="2026-06-24T13:18:00Z">
        <w:r>
          <w:t>dish. Offspring from each family were randomly assigned among treatment combinations using</w:t>
        </w:r>
      </w:ins>
      <w:r>
        <w:t xml:space="preserve"> a split-brood </w:t>
      </w:r>
      <w:del w:id="246" w:author="Author" w:date="2026-06-24T09:18:00Z" w16du:dateUtc="2026-06-24T13:18:00Z">
        <w:r w:rsidR="00120AFF">
          <w:delText xml:space="preserve">experimental </w:delText>
        </w:r>
      </w:del>
      <w:r>
        <w:t xml:space="preserve">design </w:t>
      </w:r>
      <w:del w:id="247" w:author="Author" w:date="2026-06-24T09:18:00Z" w16du:dateUtc="2026-06-24T13:18:00Z">
        <w:r w:rsidR="00120AFF">
          <w:delText>in which offspring were randomly assigned to diet and density treatments within maternal families to minimise</w:delText>
        </w:r>
      </w:del>
      <w:ins w:id="248" w:author="Author" w:date="2026-06-24T09:18:00Z" w16du:dateUtc="2026-06-24T13:18:00Z">
        <w:r>
          <w:t>to minimize</w:t>
        </w:r>
      </w:ins>
      <w:r>
        <w:t xml:space="preserve"> confounding between maternal background and environmental treatment. Experimental dishes were maintained at 20°C </w:t>
      </w:r>
      <w:del w:id="249" w:author="Author" w:date="2026-06-24T09:18:00Z" w16du:dateUtc="2026-06-24T13:18:00Z">
        <w:r w:rsidR="00120AFF">
          <w:delText xml:space="preserve">to mimic post-winter developmental </w:delText>
        </w:r>
        <w:r w:rsidR="00120AFF">
          <w:lastRenderedPageBreak/>
          <w:delText xml:space="preserve">conditions </w:delText>
        </w:r>
      </w:del>
      <w:r>
        <w:t xml:space="preserve">and contained a water tube, treatment-specific food, and a refuge </w:t>
      </w:r>
      <w:del w:id="250" w:author="Author" w:date="2026-06-24T09:18:00Z" w16du:dateUtc="2026-06-24T13:18:00Z">
        <w:r w:rsidR="00120AFF">
          <w:delText>(</w:delText>
        </w:r>
      </w:del>
      <w:ins w:id="251" w:author="Author" w:date="2026-06-24T09:18:00Z" w16du:dateUtc="2026-06-24T13:18:00Z">
        <w:r>
          <w:t xml:space="preserve">constructed from </w:t>
        </w:r>
      </w:ins>
      <w:r>
        <w:t xml:space="preserve">four </w:t>
      </w:r>
      <w:del w:id="252" w:author="Author" w:date="2026-06-24T09:18:00Z" w16du:dateUtc="2026-06-24T13:18:00Z">
        <w:r w:rsidR="00120AFF">
          <w:delText>small pieces</w:delText>
        </w:r>
      </w:del>
      <w:ins w:id="253" w:author="Author" w:date="2026-06-24T09:18:00Z" w16du:dateUtc="2026-06-24T13:18:00Z">
        <w:r>
          <w:t>sections</w:t>
        </w:r>
      </w:ins>
      <w:r>
        <w:t xml:space="preserve"> of paper straw</w:t>
      </w:r>
      <w:del w:id="254" w:author="Author" w:date="2026-06-24T09:18:00Z" w16du:dateUtc="2026-06-24T13:18:00Z">
        <w:r w:rsidR="00120AFF">
          <w:delText xml:space="preserve"> glued together). A</w:delText>
        </w:r>
      </w:del>
      <w:ins w:id="255" w:author="Author" w:date="2026-06-24T09:18:00Z" w16du:dateUtc="2026-06-24T13:18:00Z">
        <w:r>
          <w:t>. In</w:t>
        </w:r>
      </w:ins>
      <w:r>
        <w:t xml:space="preserve"> total</w:t>
      </w:r>
      <w:del w:id="256" w:author="Author" w:date="2026-06-24T09:18:00Z" w16du:dateUtc="2026-06-24T13:18:00Z">
        <w:r w:rsidR="00120AFF">
          <w:delText xml:space="preserve"> of</w:delText>
        </w:r>
      </w:del>
      <w:ins w:id="257" w:author="Author" w:date="2026-06-24T09:18:00Z" w16du:dateUtc="2026-06-24T13:18:00Z">
        <w:r>
          <w:t>,</w:t>
        </w:r>
      </w:ins>
      <w:r>
        <w:t xml:space="preserve"> 1,265 </w:t>
      </w:r>
      <w:del w:id="258" w:author="Author" w:date="2026-06-24T09:18:00Z" w16du:dateUtc="2026-06-24T13:18:00Z">
        <w:r w:rsidR="00120AFF">
          <w:delText xml:space="preserve">Petri </w:delText>
        </w:r>
      </w:del>
      <w:r>
        <w:t xml:space="preserve">dishes were </w:t>
      </w:r>
      <w:del w:id="259" w:author="Author" w:date="2026-06-24T09:18:00Z" w16du:dateUtc="2026-06-24T13:18:00Z">
        <w:r w:rsidR="00120AFF">
          <w:delText>prepared. Females (mothers)</w:delText>
        </w:r>
      </w:del>
      <w:ins w:id="260" w:author="Author" w:date="2026-06-24T09:18:00Z" w16du:dateUtc="2026-06-24T13:18:00Z">
        <w:r>
          <w:t>established. Mothers</w:t>
        </w:r>
      </w:ins>
      <w:r>
        <w:t xml:space="preserve"> were euthanized by freezing at −20</w:t>
      </w:r>
      <w:del w:id="261" w:author="Author" w:date="2026-06-24T09:18:00Z" w16du:dateUtc="2026-06-24T13:18:00Z">
        <w:r w:rsidR="00120AFF">
          <w:delText xml:space="preserve"> </w:delText>
        </w:r>
      </w:del>
      <w:r>
        <w:t xml:space="preserve">°C after offspring had been assigned to treatments. Dishes were </w:t>
      </w:r>
      <w:del w:id="262" w:author="Author" w:date="2026-06-24T09:18:00Z" w16du:dateUtc="2026-06-24T13:18:00Z">
        <w:r w:rsidR="00120AFF">
          <w:delText>checked</w:delText>
        </w:r>
      </w:del>
      <w:ins w:id="263" w:author="Author" w:date="2026-06-24T09:18:00Z" w16du:dateUtc="2026-06-24T13:18:00Z">
        <w:r>
          <w:t>inspected</w:t>
        </w:r>
      </w:ins>
      <w:r>
        <w:t xml:space="preserve"> several times per week for mortality and </w:t>
      </w:r>
      <w:del w:id="264" w:author="Author" w:date="2026-06-24T09:18:00Z" w16du:dateUtc="2026-06-24T13:18:00Z">
        <w:r w:rsidR="00120AFF">
          <w:delText>sexual maturation</w:delText>
        </w:r>
      </w:del>
      <w:ins w:id="265" w:author="Author" w:date="2026-06-24T09:18:00Z" w16du:dateUtc="2026-06-24T13:18:00Z">
        <w:r>
          <w:t>adult emergence</w:t>
        </w:r>
      </w:ins>
      <w:r>
        <w:t>, and food and water were replenished as needed.</w:t>
      </w:r>
    </w:p>
    <w:p w14:paraId="49F2F3EA" w14:textId="77777777" w:rsidR="00621493" w:rsidRDefault="00000000">
      <w:pPr>
        <w:pStyle w:val="Heading3"/>
      </w:pPr>
      <w:bookmarkStart w:id="266" w:name="morphological-measurements"/>
      <w:bookmarkEnd w:id="160"/>
      <w:r>
        <w:t>Morphological measurements</w:t>
      </w:r>
    </w:p>
    <w:p w14:paraId="08844422" w14:textId="77777777" w:rsidR="00621493" w:rsidRDefault="00000000">
      <w:pPr>
        <w:pStyle w:val="FirstParagraph"/>
      </w:pPr>
      <w:r>
        <w:t xml:space="preserve">Once offspring </w:t>
      </w:r>
      <w:del w:id="267" w:author="Author" w:date="2026-06-24T09:18:00Z" w16du:dateUtc="2026-06-24T13:18:00Z">
        <w:r w:rsidR="00120AFF">
          <w:delText>eclosed to</w:delText>
        </w:r>
      </w:del>
      <w:ins w:id="268" w:author="Author" w:date="2026-06-24T09:18:00Z" w16du:dateUtc="2026-06-24T13:18:00Z">
        <w:r>
          <w:t>reached</w:t>
        </w:r>
      </w:ins>
      <w:r>
        <w:t xml:space="preserve"> adulthood, they were removed from their </w:t>
      </w:r>
      <w:del w:id="269" w:author="Author" w:date="2026-06-24T09:18:00Z" w16du:dateUtc="2026-06-24T13:18:00Z">
        <w:r w:rsidR="00120AFF">
          <w:delText xml:space="preserve">Petri </w:delText>
        </w:r>
      </w:del>
      <w:r>
        <w:t xml:space="preserve">dish, </w:t>
      </w:r>
      <w:del w:id="270" w:author="Author" w:date="2026-06-24T09:18:00Z" w16du:dateUtc="2026-06-24T13:18:00Z">
        <w:r w:rsidR="00120AFF">
          <w:delText xml:space="preserve">the date was recorded, and they were </w:delText>
        </w:r>
      </w:del>
      <w:r>
        <w:t xml:space="preserve">assigned a unique </w:t>
      </w:r>
      <w:del w:id="271" w:author="Author" w:date="2026-06-24T09:18:00Z" w16du:dateUtc="2026-06-24T13:18:00Z">
        <w:r w:rsidR="00120AFF">
          <w:delText>ID</w:delText>
        </w:r>
      </w:del>
      <w:ins w:id="272" w:author="Author" w:date="2026-06-24T09:18:00Z" w16du:dateUtc="2026-06-24T13:18:00Z">
        <w:r>
          <w:t>identification</w:t>
        </w:r>
      </w:ins>
      <w:r>
        <w:t xml:space="preserve"> code</w:t>
      </w:r>
      <w:del w:id="273" w:author="Author" w:date="2026-06-24T09:18:00Z" w16du:dateUtc="2026-06-24T13:18:00Z">
        <w:r w:rsidR="00120AFF">
          <w:delText>.</w:delText>
        </w:r>
      </w:del>
      <w:ins w:id="274" w:author="Author" w:date="2026-06-24T09:18:00Z" w16du:dateUtc="2026-06-24T13:18:00Z">
        <w:r>
          <w:t>, and the date of adult emergence was recorded.</w:t>
        </w:r>
      </w:ins>
      <w:r>
        <w:t xml:space="preserve"> Pronotum length (a proxy for </w:t>
      </w:r>
      <w:del w:id="275" w:author="Author" w:date="2026-06-24T09:18:00Z" w16du:dateUtc="2026-06-24T13:18:00Z">
        <w:r w:rsidR="00120AFF">
          <w:delText xml:space="preserve">overall </w:delText>
        </w:r>
      </w:del>
      <w:r>
        <w:t xml:space="preserve">body size) and forceps length were photographed under a Leica S6D </w:t>
      </w:r>
      <w:del w:id="276" w:author="Author" w:date="2026-06-24T09:18:00Z" w16du:dateUtc="2026-06-24T13:18:00Z">
        <w:r w:rsidR="00120AFF">
          <w:delText>stereo microscope</w:delText>
        </w:r>
      </w:del>
      <w:ins w:id="277" w:author="Author" w:date="2026-06-24T09:18:00Z" w16du:dateUtc="2026-06-24T13:18:00Z">
        <w:r>
          <w:t>stereomicroscope</w:t>
        </w:r>
      </w:ins>
      <w:r>
        <w:t xml:space="preserve"> (Leica Microsystems Inc., Concord, ON, Canada) at 0.68× magnification using </w:t>
      </w:r>
      <w:proofErr w:type="spellStart"/>
      <w:r>
        <w:t>Enersight</w:t>
      </w:r>
      <w:proofErr w:type="spellEnd"/>
      <w:r>
        <w:t xml:space="preserve"> software</w:t>
      </w:r>
      <w:del w:id="278" w:author="Author" w:date="2026-06-24T09:18:00Z" w16du:dateUtc="2026-06-24T13:18:00Z">
        <w:r w:rsidR="00120AFF">
          <w:delText>, which automatically adds a scale bar to each image.</w:delText>
        </w:r>
      </w:del>
      <w:ins w:id="279" w:author="Author" w:date="2026-06-24T09:18:00Z" w16du:dateUtc="2026-06-24T13:18:00Z">
        <w:r>
          <w:t>.</w:t>
        </w:r>
      </w:ins>
      <w:r>
        <w:t xml:space="preserve"> Measurements were </w:t>
      </w:r>
      <w:del w:id="280" w:author="Author" w:date="2026-06-24T09:18:00Z" w16du:dateUtc="2026-06-24T13:18:00Z">
        <w:r w:rsidR="00120AFF">
          <w:delText>taken</w:delText>
        </w:r>
      </w:del>
      <w:ins w:id="281" w:author="Author" w:date="2026-06-24T09:18:00Z" w16du:dateUtc="2026-06-24T13:18:00Z">
        <w:r>
          <w:t>obtained</w:t>
        </w:r>
      </w:ins>
      <w:r>
        <w:t xml:space="preserve"> to the nearest 0.001 mm </w:t>
      </w:r>
      <w:del w:id="282" w:author="Author" w:date="2026-06-24T09:18:00Z" w16du:dateUtc="2026-06-24T13:18:00Z">
        <w:r w:rsidR="00120AFF">
          <w:delText xml:space="preserve">(following Lieshout and Elgar 2009) </w:delText>
        </w:r>
      </w:del>
      <w:r>
        <w:t>using Fiji image</w:t>
      </w:r>
      <w:del w:id="283" w:author="Author" w:date="2026-06-24T09:18:00Z" w16du:dateUtc="2026-06-24T13:18:00Z">
        <w:r w:rsidR="00120AFF">
          <w:delText xml:space="preserve"> </w:delText>
        </w:r>
      </w:del>
      <w:ins w:id="284" w:author="Author" w:date="2026-06-24T09:18:00Z" w16du:dateUtc="2026-06-24T13:18:00Z">
        <w:r>
          <w:t>-</w:t>
        </w:r>
      </w:ins>
      <w:r>
        <w:t>analysis software (</w:t>
      </w:r>
      <w:proofErr w:type="spellStart"/>
      <w:r>
        <w:t>Schindelin</w:t>
      </w:r>
      <w:proofErr w:type="spellEnd"/>
      <w:r>
        <w:t xml:space="preserve"> et al</w:t>
      </w:r>
      <w:del w:id="285" w:author="Author" w:date="2026-06-24T09:18:00Z" w16du:dateUtc="2026-06-24T13:18:00Z">
        <w:r w:rsidR="00120AFF">
          <w:delText>.,</w:delText>
        </w:r>
      </w:del>
      <w:ins w:id="286" w:author="Author" w:date="2026-06-24T09:18:00Z" w16du:dateUtc="2026-06-24T13:18:00Z">
        <w:r>
          <w:t>.</w:t>
        </w:r>
      </w:ins>
      <w:r>
        <w:t xml:space="preserve"> 2012</w:t>
      </w:r>
      <w:del w:id="287" w:author="Author" w:date="2026-06-24T09:18:00Z" w16du:dateUtc="2026-06-24T13:18:00Z">
        <w:r w:rsidR="00120AFF">
          <w:delText>). All measurements</w:delText>
        </w:r>
      </w:del>
      <w:ins w:id="288" w:author="Author" w:date="2026-06-24T09:18:00Z" w16du:dateUtc="2026-06-24T13:18:00Z">
        <w:r>
          <w:t>) following established procedures (van Lieshout and Elgar 2009). Measurements</w:t>
        </w:r>
      </w:ins>
      <w:r>
        <w:t xml:space="preserve"> were </w:t>
      </w:r>
      <w:del w:id="289" w:author="Author" w:date="2026-06-24T09:18:00Z" w16du:dateUtc="2026-06-24T13:18:00Z">
        <w:r w:rsidR="00120AFF">
          <w:delText>taken</w:delText>
        </w:r>
      </w:del>
      <w:ins w:id="290" w:author="Author" w:date="2026-06-24T09:18:00Z" w16du:dateUtc="2026-06-24T13:18:00Z">
        <w:r>
          <w:t>conducted</w:t>
        </w:r>
      </w:ins>
      <w:r>
        <w:t xml:space="preserve"> blind to treatment </w:t>
      </w:r>
      <w:del w:id="291" w:author="Author" w:date="2026-06-24T09:18:00Z" w16du:dateUtc="2026-06-24T13:18:00Z">
        <w:r w:rsidR="00120AFF">
          <w:delText>where</w:delText>
        </w:r>
      </w:del>
      <w:ins w:id="292" w:author="Author" w:date="2026-06-24T09:18:00Z" w16du:dateUtc="2026-06-24T13:18:00Z">
        <w:r>
          <w:t>whenever</w:t>
        </w:r>
      </w:ins>
      <w:r>
        <w:t xml:space="preserve"> possible. To assess</w:t>
      </w:r>
      <w:ins w:id="293" w:author="Author" w:date="2026-06-24T09:18:00Z" w16du:dateUtc="2026-06-24T13:18:00Z">
        <w:r>
          <w:t xml:space="preserve"> measurement</w:t>
        </w:r>
      </w:ins>
      <w:r>
        <w:t xml:space="preserve"> repeatability, a subset of 30 individuals was measured twice. Intraclass correlation coefficients indicated high repeatability </w:t>
      </w:r>
      <w:del w:id="294" w:author="Author" w:date="2026-06-24T09:18:00Z" w16du:dateUtc="2026-06-24T13:18:00Z">
        <w:r w:rsidR="00120AFF">
          <w:delText>(</w:delText>
        </w:r>
      </w:del>
      <w:ins w:id="295" w:author="Author" w:date="2026-06-24T09:18:00Z" w16du:dateUtc="2026-06-24T13:18:00Z">
        <w:r>
          <w:t xml:space="preserve">for both </w:t>
        </w:r>
      </w:ins>
      <w:r>
        <w:t xml:space="preserve">pronotum </w:t>
      </w:r>
      <w:del w:id="296" w:author="Author" w:date="2026-06-24T09:18:00Z" w16du:dateUtc="2026-06-24T13:18:00Z">
        <w:r w:rsidR="00120AFF">
          <w:delText xml:space="preserve">width </w:delText>
        </w:r>
      </w:del>
      <w:ins w:id="297" w:author="Author" w:date="2026-06-24T09:18:00Z" w16du:dateUtc="2026-06-24T13:18:00Z">
        <w:r>
          <w:t>length (</w:t>
        </w:r>
      </w:ins>
      <w:r>
        <w:t>ICC = 0.94</w:t>
      </w:r>
      <w:del w:id="298" w:author="Author" w:date="2026-06-24T09:18:00Z" w16du:dateUtc="2026-06-24T13:18:00Z">
        <w:r w:rsidR="00120AFF">
          <w:delText>;</w:delText>
        </w:r>
      </w:del>
      <w:ins w:id="299" w:author="Author" w:date="2026-06-24T09:18:00Z" w16du:dateUtc="2026-06-24T13:18:00Z">
        <w:r>
          <w:t>) and</w:t>
        </w:r>
      </w:ins>
      <w:r>
        <w:t xml:space="preserve"> forceps length </w:t>
      </w:r>
      <w:ins w:id="300" w:author="Author" w:date="2026-06-24T09:18:00Z" w16du:dateUtc="2026-06-24T13:18:00Z">
        <w:r>
          <w:t>(</w:t>
        </w:r>
      </w:ins>
      <w:r>
        <w:t>ICC = 0.97).</w:t>
      </w:r>
      <w:del w:id="301" w:author="Author" w:date="2026-06-24T09:18:00Z" w16du:dateUtc="2026-06-24T13:18:00Z">
        <w:r w:rsidR="00120AFF">
          <w:delText xml:space="preserve"> Log-transformed pronotum width was mean-centred before analysis to facilitate interpretation of intercepts and reduce collinearity among predictors.</w:delText>
        </w:r>
      </w:del>
    </w:p>
    <w:p w14:paraId="553683F3" w14:textId="77777777" w:rsidR="00621493" w:rsidRDefault="00000000">
      <w:pPr>
        <w:pStyle w:val="Heading3"/>
      </w:pPr>
      <w:bookmarkStart w:id="302" w:name="Xe09c0a14a6906ccd10e0b8f234a456446094e35"/>
      <w:bookmarkEnd w:id="266"/>
      <w:r>
        <w:lastRenderedPageBreak/>
        <w:t>Data preparation</w:t>
      </w:r>
      <w:ins w:id="303" w:author="Author" w:date="2026-06-24T09:18:00Z" w16du:dateUtc="2026-06-24T13:18:00Z">
        <w:r>
          <w:t xml:space="preserve"> and statistical analyses</w:t>
        </w:r>
      </w:ins>
    </w:p>
    <w:p w14:paraId="2770D294" w14:textId="77777777" w:rsidR="00621493" w:rsidRDefault="00000000">
      <w:pPr>
        <w:pStyle w:val="FirstParagraph"/>
      </w:pPr>
      <w:r>
        <w:t xml:space="preserve">All analyses were conducted in </w:t>
      </w:r>
      <w:del w:id="304" w:author="Author" w:date="2026-06-24T09:18:00Z" w16du:dateUtc="2026-06-24T13:18:00Z">
        <w:r w:rsidR="00120AFF">
          <w:delText>the R Statistical Environment [</w:delText>
        </w:r>
      </w:del>
      <w:ins w:id="305" w:author="Author" w:date="2026-06-24T09:18:00Z" w16du:dateUtc="2026-06-24T13:18:00Z">
        <w:r>
          <w:t xml:space="preserve">R </w:t>
        </w:r>
      </w:ins>
      <w:r>
        <w:t>version 4.4.2</w:t>
      </w:r>
      <w:del w:id="306" w:author="Author" w:date="2026-06-24T09:18:00Z" w16du:dateUtc="2026-06-24T13:18:00Z">
        <w:r w:rsidR="00120AFF">
          <w:delText xml:space="preserve">; </w:delText>
        </w:r>
      </w:del>
      <w:ins w:id="307" w:author="Author" w:date="2026-06-24T09:18:00Z" w16du:dateUtc="2026-06-24T13:18:00Z">
        <w:r>
          <w:t xml:space="preserve"> (</w:t>
        </w:r>
      </w:ins>
      <w:r>
        <w:t xml:space="preserve">R Core Team </w:t>
      </w:r>
      <w:del w:id="308" w:author="Author" w:date="2026-06-24T09:18:00Z" w16du:dateUtc="2026-06-24T13:18:00Z">
        <w:r w:rsidR="00120AFF">
          <w:delText>(</w:delText>
        </w:r>
      </w:del>
      <w:r>
        <w:t>2025</w:t>
      </w:r>
      <w:del w:id="309" w:author="Author" w:date="2026-06-24T09:18:00Z" w16du:dateUtc="2026-06-24T13:18:00Z">
        <w:r w:rsidR="00120AFF">
          <w:delText xml:space="preserve">)]. Data </w:delText>
        </w:r>
      </w:del>
      <w:ins w:id="310" w:author="Author" w:date="2026-06-24T09:18:00Z" w16du:dateUtc="2026-06-24T13:18:00Z">
        <w:r>
          <w:t xml:space="preserve">). Individuals </w:t>
        </w:r>
      </w:ins>
      <w:r>
        <w:t xml:space="preserve">were </w:t>
      </w:r>
      <w:del w:id="311" w:author="Author" w:date="2026-06-24T09:18:00Z" w16du:dateUtc="2026-06-24T13:18:00Z">
        <w:r w:rsidR="00120AFF">
          <w:delText xml:space="preserve">processed using functions from the tidyverse (e.g., dplyr), including recoding, filtering, and grouping operations. We </w:delText>
        </w:r>
      </w:del>
      <w:r>
        <w:t xml:space="preserve">retained </w:t>
      </w:r>
      <w:del w:id="312" w:author="Author" w:date="2026-06-24T09:18:00Z" w16du:dateUtc="2026-06-24T13:18:00Z">
        <w:r w:rsidR="00120AFF">
          <w:delText>individuals from experimental dishes that met predefined</w:delText>
        </w:r>
      </w:del>
      <w:ins w:id="313" w:author="Author" w:date="2026-06-24T09:18:00Z" w16du:dateUtc="2026-06-24T13:18:00Z">
        <w:r>
          <w:t>only when the final number of survivors preserved the intended</w:t>
        </w:r>
      </w:ins>
      <w:r>
        <w:t xml:space="preserve"> density </w:t>
      </w:r>
      <w:del w:id="314" w:author="Author" w:date="2026-06-24T09:18:00Z" w16du:dateUtc="2026-06-24T13:18:00Z">
        <w:r w:rsidR="00120AFF">
          <w:delText>criteria to preserve the integrity of density treatments</w:delText>
        </w:r>
      </w:del>
      <w:ins w:id="315" w:author="Author" w:date="2026-06-24T09:18:00Z" w16du:dateUtc="2026-06-24T13:18:00Z">
        <w:r>
          <w:t>treatment</w:t>
        </w:r>
      </w:ins>
      <w:r>
        <w:t xml:space="preserve"> (low density: one survivor; medium density: </w:t>
      </w:r>
      <w:del w:id="316" w:author="Author" w:date="2026-06-24T09:18:00Z" w16du:dateUtc="2026-06-24T13:18:00Z">
        <w:r w:rsidR="00120AFF">
          <w:delText>≥3</w:delText>
        </w:r>
      </w:del>
      <w:ins w:id="317" w:author="Author" w:date="2026-06-24T09:18:00Z" w16du:dateUtc="2026-06-24T13:18:00Z">
        <w:r>
          <w:t>at least three</w:t>
        </w:r>
      </w:ins>
      <w:r>
        <w:t xml:space="preserve"> survivors; high density: </w:t>
      </w:r>
      <w:del w:id="318" w:author="Author" w:date="2026-06-24T09:18:00Z" w16du:dateUtc="2026-06-24T13:18:00Z">
        <w:r w:rsidR="00120AFF">
          <w:delText>≥6</w:delText>
        </w:r>
      </w:del>
      <w:ins w:id="319" w:author="Author" w:date="2026-06-24T09:18:00Z" w16du:dateUtc="2026-06-24T13:18:00Z">
        <w:r>
          <w:t>at least six</w:t>
        </w:r>
      </w:ins>
      <w:r>
        <w:t xml:space="preserve"> survivors). Individuals lacking sex information were excluded. </w:t>
      </w:r>
      <w:del w:id="320" w:author="Author" w:date="2026-06-24T09:18:00Z" w16du:dateUtc="2026-06-24T13:18:00Z">
        <w:r w:rsidR="00120AFF">
          <w:delText>Forceps</w:delText>
        </w:r>
      </w:del>
      <w:ins w:id="321" w:author="Author" w:date="2026-06-24T09:18:00Z" w16du:dateUtc="2026-06-24T13:18:00Z">
        <w:r>
          <w:t>Final sample sizes for each phenotypic group and developmental environment are provided in Table S1. Pronotum</w:t>
        </w:r>
      </w:ins>
      <w:r>
        <w:t xml:space="preserve"> length and </w:t>
      </w:r>
      <w:del w:id="322" w:author="Author" w:date="2026-06-24T09:18:00Z" w16du:dateUtc="2026-06-24T13:18:00Z">
        <w:r w:rsidR="00120AFF">
          <w:delText xml:space="preserve">pronotum width </w:delText>
        </w:r>
      </w:del>
      <w:ins w:id="323" w:author="Author" w:date="2026-06-24T09:18:00Z" w16du:dateUtc="2026-06-24T13:18:00Z">
        <w:r>
          <w:t xml:space="preserve">forceps length </w:t>
        </w:r>
      </w:ins>
      <w:r>
        <w:t xml:space="preserve">were log-transformed </w:t>
      </w:r>
      <w:ins w:id="324" w:author="Author" w:date="2026-06-24T09:18:00Z" w16du:dateUtc="2026-06-24T13:18:00Z">
        <w:r>
          <w:t xml:space="preserve">prior to analysis </w:t>
        </w:r>
      </w:ins>
      <w:r>
        <w:t>to linearize allometric relationships and reduce heteroscedasticity.</w:t>
      </w:r>
      <w:del w:id="325" w:author="Author" w:date="2026-06-24T09:18:00Z" w16du:dateUtc="2026-06-24T13:18:00Z">
        <w:r w:rsidR="00120AFF">
          <w:delText xml:space="preserve"> Log-transformed pronotum length was not centred prior to analysis. As a result, model intercepts represent expected forceps length when log-transformed pronotum width equals zero and are therefore not directly interpretable as trait values at a biologically typical body size. Good diet and low density were treated as reference levels throughout. Female sex and brachylabic males served as reference categories where appropriate. Maternal identity was included as a random effect (grouping factor) in all models, with both random intercepts and random slopes for body size.</w:delText>
        </w:r>
      </w:del>
    </w:p>
    <w:p w14:paraId="7B1743A2" w14:textId="77777777" w:rsidR="00DF0C3E" w:rsidRDefault="00120AFF">
      <w:pPr>
        <w:pStyle w:val="Heading3"/>
        <w:rPr>
          <w:del w:id="326" w:author="Author" w:date="2026-06-24T09:18:00Z" w16du:dateUtc="2026-06-24T13:18:00Z"/>
        </w:rPr>
      </w:pPr>
      <w:del w:id="327" w:author="Author" w:date="2026-06-24T09:18:00Z" w16du:dateUtc="2026-06-24T13:18:00Z">
        <w:r>
          <w:delText>Male morph classification</w:delText>
        </w:r>
      </w:del>
    </w:p>
    <w:p w14:paraId="468A8F5E" w14:textId="77777777" w:rsidR="00DF0C3E" w:rsidRDefault="00000000">
      <w:pPr>
        <w:pStyle w:val="FirstParagraph"/>
        <w:rPr>
          <w:del w:id="328" w:author="Author" w:date="2026-06-24T09:18:00Z" w16du:dateUtc="2026-06-24T13:18:00Z"/>
        </w:rPr>
      </w:pPr>
      <w:r>
        <w:t xml:space="preserve">Male morphs </w:t>
      </w:r>
      <w:del w:id="329" w:author="Author" w:date="2026-06-24T09:18:00Z" w16du:dateUtc="2026-06-24T13:18:00Z">
        <w:r w:rsidR="00120AFF">
          <w:delText xml:space="preserve">(brachylabic and macrolabic) </w:delText>
        </w:r>
      </w:del>
      <w:r>
        <w:t xml:space="preserve">were classified using finite mixture modelling implemented in the </w:t>
      </w:r>
      <w:del w:id="330" w:author="Author" w:date="2026-06-24T09:18:00Z" w16du:dateUtc="2026-06-24T13:18:00Z">
        <w:r w:rsidR="00120AFF">
          <w:delText xml:space="preserve">R </w:delText>
        </w:r>
      </w:del>
      <w:r>
        <w:t xml:space="preserve">package </w:t>
      </w:r>
      <w:proofErr w:type="spellStart"/>
      <w:r>
        <w:rPr>
          <w:i/>
          <w:iCs/>
        </w:rPr>
        <w:t>mixsmsn</w:t>
      </w:r>
      <w:proofErr w:type="spellEnd"/>
      <w:r>
        <w:t xml:space="preserve"> </w:t>
      </w:r>
      <w:del w:id="331" w:author="Author" w:date="2026-06-24T09:18:00Z" w16du:dateUtc="2026-06-24T13:18:00Z">
        <w:r w:rsidR="00120AFF">
          <w:delText xml:space="preserve">[version 1.1.12; </w:delText>
        </w:r>
      </w:del>
      <w:ins w:id="332" w:author="Author" w:date="2026-06-24T09:18:00Z" w16du:dateUtc="2026-06-24T13:18:00Z">
        <w:r>
          <w:t>(</w:t>
        </w:r>
      </w:ins>
      <w:r>
        <w:t xml:space="preserve">Prates et al. </w:t>
      </w:r>
      <w:del w:id="333" w:author="Author" w:date="2026-06-24T09:18:00Z" w16du:dateUtc="2026-06-24T13:18:00Z">
        <w:r w:rsidR="00120AFF">
          <w:delText>(</w:delText>
        </w:r>
      </w:del>
      <w:r>
        <w:t>2013</w:t>
      </w:r>
      <w:del w:id="334" w:author="Author" w:date="2026-06-24T09:18:00Z" w16du:dateUtc="2026-06-24T13:18:00Z">
        <w:r w:rsidR="00120AFF">
          <w:delText>)]. We modelled the distribution of raw</w:delText>
        </w:r>
      </w:del>
      <w:ins w:id="335" w:author="Author" w:date="2026-06-24T09:18:00Z" w16du:dateUtc="2026-06-24T13:18:00Z">
        <w:r>
          <w:t>). Raw</w:t>
        </w:r>
      </w:ins>
      <w:r>
        <w:t xml:space="preserve"> male forceps </w:t>
      </w:r>
      <w:del w:id="336" w:author="Author" w:date="2026-06-24T09:18:00Z" w16du:dateUtc="2026-06-24T13:18:00Z">
        <w:r w:rsidR="00120AFF">
          <w:delText xml:space="preserve">length </w:delText>
        </w:r>
      </w:del>
      <w:ins w:id="337" w:author="Author" w:date="2026-06-24T09:18:00Z" w16du:dateUtc="2026-06-24T13:18:00Z">
        <w:r>
          <w:t xml:space="preserve">lengths were modelled </w:t>
        </w:r>
      </w:ins>
      <w:r>
        <w:t xml:space="preserve">as a two-component skew-normal mixture </w:t>
      </w:r>
      <w:del w:id="338" w:author="Author" w:date="2026-06-24T09:18:00Z" w16du:dateUtc="2026-06-24T13:18:00Z">
        <w:r w:rsidR="00120AFF">
          <w:delText xml:space="preserve">using the function smsn.mix(). Forceps length was analysed without prior size </w:delText>
        </w:r>
        <w:r w:rsidR="00120AFF">
          <w:lastRenderedPageBreak/>
          <w:delText xml:space="preserve">correction so that morph classification reflects emergent weapon phenotype rather than residual variation after accounting for body size. Models were estimated using the expectation–maximization algorithm with automatic initialization (maximum 1000 iterations). Support for bimodality was evaluated using AIC and BIC. Posterior probabilities of component membership were calculated for each male, and individuals </w:delText>
        </w:r>
      </w:del>
      <w:ins w:id="339" w:author="Author" w:date="2026-06-24T09:18:00Z" w16du:dateUtc="2026-06-24T13:18:00Z">
        <w:r>
          <w:t xml:space="preserve">distribution, and males </w:t>
        </w:r>
      </w:ins>
      <w:r>
        <w:t xml:space="preserve">were assigned to </w:t>
      </w:r>
      <w:del w:id="340" w:author="Author" w:date="2026-06-24T09:18:00Z" w16du:dateUtc="2026-06-24T13:18:00Z">
        <w:r w:rsidR="00120AFF">
          <w:delText>morphs based on maximum</w:delText>
        </w:r>
      </w:del>
      <w:ins w:id="341" w:author="Author" w:date="2026-06-24T09:18:00Z" w16du:dateUtc="2026-06-24T13:18:00Z">
        <w:r>
          <w:t>the component with the highest</w:t>
        </w:r>
      </w:ins>
      <w:r>
        <w:t xml:space="preserve"> posterior probability. </w:t>
      </w:r>
      <w:del w:id="342" w:author="Author" w:date="2026-06-24T09:18:00Z" w16du:dateUtc="2026-06-24T13:18:00Z">
        <w:r w:rsidR="00120AFF">
          <w:delText>All individuals were retained for subsequent analyses, avoiding arbitrary thresholds and preserving variation near the morph boundary.</w:delText>
        </w:r>
      </w:del>
    </w:p>
    <w:p w14:paraId="4CAAEA2E" w14:textId="77777777" w:rsidR="00DF0C3E" w:rsidRDefault="00120AFF">
      <w:pPr>
        <w:pStyle w:val="Heading3"/>
        <w:rPr>
          <w:del w:id="343" w:author="Author" w:date="2026-06-24T09:18:00Z" w16du:dateUtc="2026-06-24T13:18:00Z"/>
        </w:rPr>
      </w:pPr>
      <w:del w:id="344" w:author="Author" w:date="2026-06-24T09:18:00Z" w16du:dateUtc="2026-06-24T13:18:00Z">
        <w:r>
          <w:delText>Sex-specific allometry</w:delText>
        </w:r>
      </w:del>
    </w:p>
    <w:p w14:paraId="2E4B2E51" w14:textId="77777777" w:rsidR="00621493" w:rsidRDefault="00120AFF">
      <w:pPr>
        <w:pStyle w:val="BodyText"/>
        <w:pPrChange w:id="345" w:author="Author" w:date="2026-06-24T09:18:00Z" w16du:dateUtc="2026-06-24T13:18:00Z">
          <w:pPr>
            <w:pStyle w:val="FirstParagraph"/>
          </w:pPr>
        </w:pPrChange>
      </w:pPr>
      <w:del w:id="346" w:author="Author" w:date="2026-06-24T09:18:00Z" w16du:dateUtc="2026-06-24T13:18:00Z">
        <w:r>
          <w:delText>We analysed sex-specific and morph-specific allometries using two complementary models to address distinct biological questions</w:delText>
        </w:r>
        <w:r w:rsidR="009D75C2">
          <w:delText xml:space="preserve"> </w:delText>
        </w:r>
        <w:r w:rsidR="009D75C2" w:rsidRPr="009D75C2">
          <w:delText>(see Supplementary Material for statistical model equations)</w:delText>
        </w:r>
        <w:r>
          <w:delText xml:space="preserve">. The sex-specific model evaluates overall differences between females and males in scaling relationships and their environmental sensitivity. Because males comprise </w:delText>
        </w:r>
      </w:del>
      <w:ins w:id="347" w:author="Author" w:date="2026-06-24T09:18:00Z" w16du:dateUtc="2026-06-24T13:18:00Z">
        <w:r w:rsidR="00000000">
          <w:t xml:space="preserve">This procedure identified the </w:t>
        </w:r>
      </w:ins>
      <w:r w:rsidR="00000000">
        <w:t xml:space="preserve">two discrete </w:t>
      </w:r>
      <w:del w:id="348" w:author="Author" w:date="2026-06-24T09:18:00Z" w16du:dateUtc="2026-06-24T13:18:00Z">
        <w:r>
          <w:delText xml:space="preserve">morphs that differ in trait expression, this analysis effectively captures average differences between females and the male population as a whole, while allowing slopes to vary across predictors through interaction terms. The morph-specific model, restricted to males, explicitly tests for differences between brachylabic and macrolabic individuals in scaling parameters and their environmental sensitivity. This two-model approach therefore separates broad sex-level comparisons from within-male heterogeneity, avoiding the need to impose a single structure that simultaneously accommodates sex differences and morph variation within males. Results from the sex-specific model should thus be interpreted as averages across male </w:delText>
        </w:r>
        <w:r>
          <w:lastRenderedPageBreak/>
          <w:delText>morphs, whereas the morph-specific model resolves variation within</w:delText>
        </w:r>
      </w:del>
      <w:ins w:id="349" w:author="Author" w:date="2026-06-24T09:18:00Z" w16du:dateUtc="2026-06-24T13:18:00Z">
        <w:r w:rsidR="00000000">
          <w:t xml:space="preserve">male morphs traditionally recognized in </w:t>
        </w:r>
        <w:r w:rsidR="00000000">
          <w:rPr>
            <w:i/>
            <w:iCs/>
          </w:rPr>
          <w:t xml:space="preserve">F. </w:t>
        </w:r>
        <w:proofErr w:type="spellStart"/>
        <w:r w:rsidR="00000000">
          <w:rPr>
            <w:i/>
            <w:iCs/>
          </w:rPr>
          <w:t>auricularia</w:t>
        </w:r>
        <w:proofErr w:type="spellEnd"/>
        <w:r w:rsidR="00000000">
          <w:t>: brachylabic and macrolabic</w:t>
        </w:r>
      </w:ins>
      <w:r w:rsidR="00000000">
        <w:t xml:space="preserve"> males.</w:t>
      </w:r>
    </w:p>
    <w:p w14:paraId="153C95E5" w14:textId="77777777" w:rsidR="00621493" w:rsidRDefault="00120AFF">
      <w:pPr>
        <w:pStyle w:val="BodyText"/>
        <w:rPr>
          <w:ins w:id="350" w:author="Author" w:date="2026-06-24T09:18:00Z" w16du:dateUtc="2026-06-24T13:18:00Z"/>
        </w:rPr>
      </w:pPr>
      <w:del w:id="351" w:author="Author" w:date="2026-06-24T09:18:00Z" w16du:dateUtc="2026-06-24T13:18:00Z">
        <w:r>
          <w:delText xml:space="preserve">To quantify sex differences in allometric scaling and their environmental sensitivity, we fitted </w:delText>
        </w:r>
      </w:del>
      <w:ins w:id="352" w:author="Author" w:date="2026-06-24T09:18:00Z" w16du:dateUtc="2026-06-24T13:18:00Z">
        <w:r w:rsidR="00000000">
          <w:t xml:space="preserve">We </w:t>
        </w:r>
        <w:proofErr w:type="spellStart"/>
        <w:r w:rsidR="00000000">
          <w:t>analysed</w:t>
        </w:r>
        <w:proofErr w:type="spellEnd"/>
        <w:r w:rsidR="00000000">
          <w:t xml:space="preserve"> allometric relationships using </w:t>
        </w:r>
      </w:ins>
      <w:r w:rsidR="00000000">
        <w:t xml:space="preserve">a hierarchical </w:t>
      </w:r>
      <w:del w:id="353" w:author="Author" w:date="2026-06-24T09:18:00Z" w16du:dateUtc="2026-06-24T13:18:00Z">
        <w:r>
          <w:delText>Gaussian</w:delText>
        </w:r>
      </w:del>
      <w:ins w:id="354" w:author="Author" w:date="2026-06-24T09:18:00Z" w16du:dateUtc="2026-06-24T13:18:00Z">
        <w:r w:rsidR="00000000">
          <w:t>Bayesian</w:t>
        </w:r>
      </w:ins>
      <w:r w:rsidR="00000000">
        <w:t xml:space="preserve"> model </w:t>
      </w:r>
      <w:del w:id="355" w:author="Author" w:date="2026-06-24T09:18:00Z" w16du:dateUtc="2026-06-24T13:18:00Z">
        <w:r>
          <w:delText>using</w:delText>
        </w:r>
      </w:del>
      <w:ins w:id="356" w:author="Author" w:date="2026-06-24T09:18:00Z" w16du:dateUtc="2026-06-24T13:18:00Z">
        <w:r w:rsidR="00000000">
          <w:t>fitted with</w:t>
        </w:r>
      </w:ins>
      <w:r w:rsidR="00000000">
        <w:t xml:space="preserve"> the </w:t>
      </w:r>
      <w:del w:id="357" w:author="Author" w:date="2026-06-24T09:18:00Z" w16du:dateUtc="2026-06-24T13:18:00Z">
        <w:r>
          <w:delText xml:space="preserve">function brm() from the </w:delText>
        </w:r>
        <w:r>
          <w:rPr>
            <w:i/>
            <w:iCs/>
          </w:rPr>
          <w:delText>brms</w:delText>
        </w:r>
        <w:r>
          <w:delText xml:space="preserve"> </w:delText>
        </w:r>
      </w:del>
      <w:r w:rsidR="00000000">
        <w:t xml:space="preserve">package </w:t>
      </w:r>
      <w:del w:id="358" w:author="Author" w:date="2026-06-24T09:18:00Z" w16du:dateUtc="2026-06-24T13:18:00Z">
        <w:r>
          <w:delText xml:space="preserve">(via </w:delText>
        </w:r>
      </w:del>
      <w:ins w:id="359" w:author="Author" w:date="2026-06-24T09:18:00Z" w16du:dateUtc="2026-06-24T13:18:00Z">
        <w:r w:rsidR="00000000">
          <w:rPr>
            <w:i/>
            <w:iCs/>
          </w:rPr>
          <w:t>brms</w:t>
        </w:r>
        <w:r w:rsidR="00000000">
          <w:t xml:space="preserve"> (</w:t>
        </w:r>
        <w:proofErr w:type="spellStart"/>
        <w:r w:rsidR="00000000">
          <w:t>Bürkner</w:t>
        </w:r>
        <w:proofErr w:type="spellEnd"/>
        <w:r w:rsidR="00000000">
          <w:t xml:space="preserve"> 2017) and </w:t>
        </w:r>
      </w:ins>
      <w:r w:rsidR="00000000">
        <w:t xml:space="preserve">the </w:t>
      </w:r>
      <w:proofErr w:type="spellStart"/>
      <w:r w:rsidR="00000000">
        <w:rPr>
          <w:i/>
          <w:iCs/>
        </w:rPr>
        <w:t>cmdstanr</w:t>
      </w:r>
      <w:proofErr w:type="spellEnd"/>
      <w:r w:rsidR="00000000">
        <w:t xml:space="preserve"> backend</w:t>
      </w:r>
      <w:del w:id="360" w:author="Author" w:date="2026-06-24T09:18:00Z" w16du:dateUtc="2026-06-24T13:18:00Z">
        <w:r>
          <w:delText xml:space="preserve">) [version 2.23.0; Bürkner (2017)]. Log-transformed forceps length was specified as the response variable. Fixed effects </w:delText>
        </w:r>
      </w:del>
      <w:ins w:id="361" w:author="Author" w:date="2026-06-24T09:18:00Z" w16du:dateUtc="2026-06-24T13:18:00Z">
        <w:r w:rsidR="00000000">
          <w:t xml:space="preserve">. The final analysis </w:t>
        </w:r>
      </w:ins>
      <w:r w:rsidR="00000000">
        <w:t xml:space="preserve">included </w:t>
      </w:r>
      <w:del w:id="362" w:author="Author" w:date="2026-06-24T09:18:00Z" w16du:dateUtc="2026-06-24T13:18:00Z">
        <w:r>
          <w:delText xml:space="preserve">log </w:delText>
        </w:r>
      </w:del>
      <w:ins w:id="363" w:author="Author" w:date="2026-06-24T09:18:00Z" w16du:dateUtc="2026-06-24T13:18:00Z">
        <w:r w:rsidR="00000000">
          <w:t xml:space="preserve">1,914 individuals from 110 maternal families and 667 rearing dishes. Log-transformed forceps length was modelled as a function of log-transformed </w:t>
        </w:r>
      </w:ins>
      <w:r w:rsidR="00000000">
        <w:t xml:space="preserve">pronotum length (body size), </w:t>
      </w:r>
      <w:del w:id="364" w:author="Author" w:date="2026-06-24T09:18:00Z" w16du:dateUtc="2026-06-24T13:18:00Z">
        <w:r>
          <w:delText>sex</w:delText>
        </w:r>
      </w:del>
      <w:ins w:id="365" w:author="Author" w:date="2026-06-24T09:18:00Z" w16du:dateUtc="2026-06-24T13:18:00Z">
        <w:r w:rsidR="00000000">
          <w:t>phenotypic group</w:t>
        </w:r>
      </w:ins>
      <w:r w:rsidR="00000000">
        <w:t xml:space="preserve">, diet, density, and all </w:t>
      </w:r>
      <w:del w:id="366" w:author="Author" w:date="2026-06-24T09:18:00Z" w16du:dateUtc="2026-06-24T13:18:00Z">
        <w:r>
          <w:delText xml:space="preserve">corresponding </w:delText>
        </w:r>
      </w:del>
      <w:ins w:id="367" w:author="Author" w:date="2026-06-24T09:18:00Z" w16du:dateUtc="2026-06-24T13:18:00Z">
        <w:r w:rsidR="00000000">
          <w:t xml:space="preserve">lower-order and higher-order </w:t>
        </w:r>
      </w:ins>
      <w:r w:rsidR="00000000">
        <w:t>interactions</w:t>
      </w:r>
      <w:del w:id="368" w:author="Author" w:date="2026-06-24T09:18:00Z" w16du:dateUtc="2026-06-24T13:18:00Z">
        <w:r>
          <w:delText>.</w:delText>
        </w:r>
      </w:del>
      <w:ins w:id="369" w:author="Author" w:date="2026-06-24T09:18:00Z" w16du:dateUtc="2026-06-24T13:18:00Z">
        <w:r w:rsidR="00000000">
          <w:t xml:space="preserve"> among these predictors. Phenotypic group comprised three levels: females, brachylabic males, and macrolabic males. Treating females and the two male morphs as equivalent levels of a single factor allowed direct comparisons among all phenotypes without assuming a single male allometric relationship.</w:t>
        </w:r>
      </w:ins>
    </w:p>
    <w:p w14:paraId="504F3C12" w14:textId="77777777" w:rsidR="00621493" w:rsidRDefault="00000000">
      <w:pPr>
        <w:pStyle w:val="BodyText"/>
        <w:rPr>
          <w:ins w:id="370" w:author="Author" w:date="2026-06-24T09:18:00Z" w16du:dateUtc="2026-06-24T13:18:00Z"/>
        </w:rPr>
      </w:pPr>
      <w:ins w:id="371" w:author="Author" w:date="2026-06-24T09:18:00Z" w16du:dateUtc="2026-06-24T13:18:00Z">
        <w:r>
          <w:t>Using descriptive variable names, the primary linear model can be represented in R notation as:</w:t>
        </w:r>
      </w:ins>
    </w:p>
    <w:p w14:paraId="0AC05C21" w14:textId="77777777" w:rsidR="00621493" w:rsidRDefault="00000000">
      <w:pPr>
        <w:pStyle w:val="BodyText"/>
        <w:rPr>
          <w:ins w:id="372" w:author="Author" w:date="2026-06-24T09:18:00Z" w16du:dateUtc="2026-06-24T13:18:00Z"/>
        </w:rPr>
      </w:pPr>
      <w:proofErr w:type="spellStart"/>
      <w:ins w:id="373" w:author="Author" w:date="2026-06-24T09:18:00Z" w16du:dateUtc="2026-06-24T13:18:00Z">
        <w:r>
          <w:rPr>
            <w:rStyle w:val="VerbatimChar"/>
          </w:rPr>
          <w:t>logF</w:t>
        </w:r>
        <w:proofErr w:type="spellEnd"/>
        <w:r>
          <w:rPr>
            <w:rStyle w:val="VerbatimChar"/>
          </w:rPr>
          <w:t xml:space="preserve"> ~ </w:t>
        </w:r>
        <w:proofErr w:type="spellStart"/>
        <w:r>
          <w:rPr>
            <w:rStyle w:val="VerbatimChar"/>
          </w:rPr>
          <w:t>logP</w:t>
        </w:r>
        <w:proofErr w:type="spellEnd"/>
        <w:r>
          <w:rPr>
            <w:rStyle w:val="VerbatimChar"/>
          </w:rPr>
          <w:t xml:space="preserve"> * group * diet * density + (1 + </w:t>
        </w:r>
        <w:proofErr w:type="spellStart"/>
        <w:r>
          <w:rPr>
            <w:rStyle w:val="VerbatimChar"/>
          </w:rPr>
          <w:t>logP</w:t>
        </w:r>
        <w:proofErr w:type="spellEnd"/>
        <w:r>
          <w:rPr>
            <w:rStyle w:val="VerbatimChar"/>
          </w:rPr>
          <w:t xml:space="preserve"> | </w:t>
        </w:r>
        <w:proofErr w:type="spellStart"/>
        <w:r>
          <w:rPr>
            <w:rStyle w:val="VerbatimChar"/>
          </w:rPr>
          <w:t>mother_id</w:t>
        </w:r>
        <w:proofErr w:type="spellEnd"/>
        <w:r>
          <w:rPr>
            <w:rStyle w:val="VerbatimChar"/>
          </w:rPr>
          <w:t xml:space="preserve">) + (1 | </w:t>
        </w:r>
        <w:proofErr w:type="spellStart"/>
        <w:r>
          <w:rPr>
            <w:rStyle w:val="VerbatimChar"/>
          </w:rPr>
          <w:t>rearing_dish</w:t>
        </w:r>
        <w:proofErr w:type="spellEnd"/>
        <w:r>
          <w:rPr>
            <w:rStyle w:val="VerbatimChar"/>
          </w:rPr>
          <w:t>)</w:t>
        </w:r>
      </w:ins>
    </w:p>
    <w:p w14:paraId="109B0C72" w14:textId="77777777" w:rsidR="00621493" w:rsidRDefault="00000000">
      <w:pPr>
        <w:pStyle w:val="BodyText"/>
      </w:pPr>
      <w:ins w:id="374" w:author="Author" w:date="2026-06-24T09:18:00Z" w16du:dateUtc="2026-06-24T13:18:00Z">
        <w:r>
          <w:t xml:space="preserve">where </w:t>
        </w:r>
        <w:proofErr w:type="spellStart"/>
        <w:r>
          <w:rPr>
            <w:rStyle w:val="VerbatimChar"/>
          </w:rPr>
          <w:t>logF</w:t>
        </w:r>
        <w:proofErr w:type="spellEnd"/>
        <w:r>
          <w:t xml:space="preserve"> is log-transformed forceps length, </w:t>
        </w:r>
        <w:proofErr w:type="spellStart"/>
        <w:r>
          <w:rPr>
            <w:rStyle w:val="VerbatimChar"/>
          </w:rPr>
          <w:t>logP</w:t>
        </w:r>
        <w:proofErr w:type="spellEnd"/>
        <w:r>
          <w:t xml:space="preserve"> is log-transformed pronotum length, </w:t>
        </w:r>
        <w:r>
          <w:rPr>
            <w:rStyle w:val="VerbatimChar"/>
          </w:rPr>
          <w:t>group</w:t>
        </w:r>
        <w:r>
          <w:t xml:space="preserve"> is phenotypic group, </w:t>
        </w:r>
        <w:proofErr w:type="spellStart"/>
        <w:r>
          <w:rPr>
            <w:rStyle w:val="VerbatimChar"/>
          </w:rPr>
          <w:t>mother_id</w:t>
        </w:r>
        <w:proofErr w:type="spellEnd"/>
        <w:r>
          <w:t xml:space="preserve"> identifies maternal family, and </w:t>
        </w:r>
        <w:proofErr w:type="spellStart"/>
        <w:r>
          <w:rPr>
            <w:rStyle w:val="VerbatimChar"/>
          </w:rPr>
          <w:t>rearing_dish</w:t>
        </w:r>
        <w:proofErr w:type="spellEnd"/>
        <w:r>
          <w:t xml:space="preserve"> identifies the rearing dish.</w:t>
        </w:r>
      </w:ins>
      <w:r>
        <w:t xml:space="preserve"> Interactions </w:t>
      </w:r>
      <w:del w:id="375" w:author="Author" w:date="2026-06-24T09:18:00Z" w16du:dateUtc="2026-06-24T13:18:00Z">
        <w:r w:rsidR="00120AFF">
          <w:delText>between</w:delText>
        </w:r>
      </w:del>
      <w:ins w:id="376" w:author="Author" w:date="2026-06-24T09:18:00Z" w16du:dateUtc="2026-06-24T13:18:00Z">
        <w:r>
          <w:t>involving</w:t>
        </w:r>
      </w:ins>
      <w:r>
        <w:t xml:space="preserve"> body size </w:t>
      </w:r>
      <w:del w:id="377" w:author="Author" w:date="2026-06-24T09:18:00Z" w16du:dateUtc="2026-06-24T13:18:00Z">
        <w:r w:rsidR="00120AFF">
          <w:delText>and other predictors allow the</w:delText>
        </w:r>
      </w:del>
      <w:ins w:id="378" w:author="Author" w:date="2026-06-24T09:18:00Z" w16du:dateUtc="2026-06-24T13:18:00Z">
        <w:r>
          <w:t>allowed</w:t>
        </w:r>
      </w:ins>
      <w:r>
        <w:t xml:space="preserve"> allometric </w:t>
      </w:r>
      <w:del w:id="379" w:author="Author" w:date="2026-06-24T09:18:00Z" w16du:dateUtc="2026-06-24T13:18:00Z">
        <w:r w:rsidR="00120AFF">
          <w:delText>slope (scaling exponent)</w:delText>
        </w:r>
      </w:del>
      <w:ins w:id="380" w:author="Author" w:date="2026-06-24T09:18:00Z" w16du:dateUtc="2026-06-24T13:18:00Z">
        <w:r>
          <w:t>slopes</w:t>
        </w:r>
      </w:ins>
      <w:r>
        <w:t xml:space="preserve"> to vary </w:t>
      </w:r>
      <w:del w:id="381" w:author="Author" w:date="2026-06-24T09:18:00Z" w16du:dateUtc="2026-06-24T13:18:00Z">
        <w:r w:rsidR="00120AFF">
          <w:delText>across sexes and environmental conditions. Main effects and lower-order interactions describe</w:delText>
        </w:r>
      </w:del>
      <w:ins w:id="382" w:author="Author" w:date="2026-06-24T09:18:00Z" w16du:dateUtc="2026-06-24T13:18:00Z">
        <w:r>
          <w:t xml:space="preserve">among phenotypic groups and developmental </w:t>
        </w:r>
        <w:r>
          <w:lastRenderedPageBreak/>
          <w:t>environments, whereas terms not involving body size described</w:t>
        </w:r>
      </w:ins>
      <w:r>
        <w:t xml:space="preserve"> differences in </w:t>
      </w:r>
      <w:ins w:id="383" w:author="Author" w:date="2026-06-24T09:18:00Z" w16du:dateUtc="2026-06-24T13:18:00Z">
        <w:r>
          <w:t xml:space="preserve">model </w:t>
        </w:r>
      </w:ins>
      <w:r>
        <w:t>intercepts</w:t>
      </w:r>
      <w:del w:id="384" w:author="Author" w:date="2026-06-24T09:18:00Z" w16du:dateUtc="2026-06-24T13:18:00Z">
        <w:r w:rsidR="00120AFF">
          <w:delText>; however, because body size was not centred, intercepts correspond to trait values at log body size equal to zero and are not directly biologically meaningful. Three-way and four-way interactions involving body size were included to capture potential sex-specific environmental modulation of scaling relationships.</w:delText>
        </w:r>
      </w:del>
      <w:ins w:id="385" w:author="Author" w:date="2026-06-24T09:18:00Z" w16du:dateUtc="2026-06-24T13:18:00Z">
        <w:r>
          <w:t xml:space="preserve"> among groups and environments.</w:t>
        </w:r>
      </w:ins>
      <w:r>
        <w:t xml:space="preserve"> Maternal </w:t>
      </w:r>
      <w:del w:id="386" w:author="Author" w:date="2026-06-24T09:18:00Z" w16du:dateUtc="2026-06-24T13:18:00Z">
        <w:r w:rsidR="00120AFF">
          <w:delText>identity (n = 110 families)</w:delText>
        </w:r>
      </w:del>
      <w:ins w:id="387" w:author="Author" w:date="2026-06-24T09:18:00Z" w16du:dateUtc="2026-06-24T13:18:00Z">
        <w:r>
          <w:t>family</w:t>
        </w:r>
      </w:ins>
      <w:r>
        <w:t xml:space="preserve"> was included as a </w:t>
      </w:r>
      <w:del w:id="388" w:author="Author" w:date="2026-06-24T09:18:00Z" w16du:dateUtc="2026-06-24T13:18:00Z">
        <w:r w:rsidR="00120AFF">
          <w:delText>random</w:delText>
        </w:r>
      </w:del>
      <w:ins w:id="389" w:author="Author" w:date="2026-06-24T09:18:00Z" w16du:dateUtc="2026-06-24T13:18:00Z">
        <w:r>
          <w:t>varying</w:t>
        </w:r>
      </w:ins>
      <w:r>
        <w:t xml:space="preserve"> intercept and </w:t>
      </w:r>
      <w:del w:id="390" w:author="Author" w:date="2026-06-24T09:18:00Z" w16du:dateUtc="2026-06-24T13:18:00Z">
        <w:r w:rsidR="00120AFF">
          <w:delText>random</w:delText>
        </w:r>
      </w:del>
      <w:ins w:id="391" w:author="Author" w:date="2026-06-24T09:18:00Z" w16du:dateUtc="2026-06-24T13:18:00Z">
        <w:r>
          <w:t>varying</w:t>
        </w:r>
      </w:ins>
      <w:r>
        <w:t xml:space="preserve"> slope for body size, allowing families to </w:t>
      </w:r>
      <w:del w:id="392" w:author="Author" w:date="2026-06-24T09:18:00Z" w16du:dateUtc="2026-06-24T13:18:00Z">
        <w:r w:rsidR="00120AFF">
          <w:delText>vary in both intercepts and slopes</w:delText>
        </w:r>
      </w:del>
      <w:ins w:id="393" w:author="Author" w:date="2026-06-24T09:18:00Z" w16du:dateUtc="2026-06-24T13:18:00Z">
        <w:r>
          <w:t>differ in both average forceps expression and allometric scaling. Rearing-dish identity was included as a varying intercept to account for non-independence among individuals raised in the same dish</w:t>
        </w:r>
      </w:ins>
      <w:r>
        <w:t>.</w:t>
      </w:r>
    </w:p>
    <w:p w14:paraId="05FE6603" w14:textId="77777777" w:rsidR="00DF0C3E" w:rsidRDefault="00120AFF">
      <w:pPr>
        <w:pStyle w:val="Heading3"/>
        <w:rPr>
          <w:del w:id="394" w:author="Author" w:date="2026-06-24T09:18:00Z" w16du:dateUtc="2026-06-24T13:18:00Z"/>
        </w:rPr>
      </w:pPr>
      <w:bookmarkStart w:id="395" w:name="morph-specific-allometry"/>
      <w:del w:id="396" w:author="Author" w:date="2026-06-24T09:18:00Z" w16du:dateUtc="2026-06-24T13:18:00Z">
        <w:r>
          <w:delText>Morph-specific allometry</w:delText>
        </w:r>
      </w:del>
    </w:p>
    <w:p w14:paraId="0B9C2DAD" w14:textId="77777777" w:rsidR="00DF0C3E" w:rsidRDefault="00120AFF">
      <w:pPr>
        <w:pStyle w:val="FirstParagraph"/>
        <w:rPr>
          <w:del w:id="397" w:author="Author" w:date="2026-06-24T09:18:00Z" w16du:dateUtc="2026-06-24T13:18:00Z"/>
        </w:rPr>
      </w:pPr>
      <w:del w:id="398" w:author="Author" w:date="2026-06-24T09:18:00Z" w16du:dateUtc="2026-06-24T13:18:00Z">
        <w:r>
          <w:delText>To examine scaling architecture within males, we fitted a second hierarchical model restricted to males using brm(). Log-transformed forceps length was modelled as a function of body size, male morph (macrolabic versus brachylabic), diet, density, and all corresponding interactions. Body size × morph interactions quantify differences in scaling exponents between morphs, while lower-order terms describe differences in intercepts. Higher-order interactions with environmental variables allow both slopes and intercepts to vary across conditions in a morph-specific manner. As morph classification was based on absolute forceps expression, this analysis evaluates differences in scaling architecture among emergent weapon phenotypes without imposing size correction prior to morph assignment. Maternal identity (n = 104 families) was again included as a random intercept and slope for body size.</w:delText>
        </w:r>
      </w:del>
    </w:p>
    <w:bookmarkEnd w:id="395"/>
    <w:p w14:paraId="0190FC40" w14:textId="77777777" w:rsidR="00DF0C3E" w:rsidRDefault="00120AFF">
      <w:pPr>
        <w:pStyle w:val="Heading3"/>
        <w:rPr>
          <w:del w:id="399" w:author="Author" w:date="2026-06-24T09:18:00Z" w16du:dateUtc="2026-06-24T13:18:00Z"/>
        </w:rPr>
      </w:pPr>
      <w:del w:id="400" w:author="Author" w:date="2026-06-24T09:18:00Z" w16du:dateUtc="2026-06-24T13:18:00Z">
        <w:r>
          <w:lastRenderedPageBreak/>
          <w:delText>Priors and model fitting</w:delText>
        </w:r>
      </w:del>
    </w:p>
    <w:p w14:paraId="27393C92" w14:textId="77777777" w:rsidR="00621493" w:rsidRDefault="00120AFF">
      <w:pPr>
        <w:pStyle w:val="BodyText"/>
        <w:rPr>
          <w:ins w:id="401" w:author="Author" w:date="2026-06-24T09:18:00Z" w16du:dateUtc="2026-06-24T13:18:00Z"/>
        </w:rPr>
      </w:pPr>
      <w:del w:id="402" w:author="Author" w:date="2026-06-24T09:18:00Z" w16du:dateUtc="2026-06-24T13:18:00Z">
        <w:r>
          <w:delText xml:space="preserve">Models were fitted in a Bayesian framework using brms. </w:delText>
        </w:r>
      </w:del>
      <w:ins w:id="403" w:author="Author" w:date="2026-06-24T09:18:00Z" w16du:dateUtc="2026-06-24T13:18:00Z">
        <w:r w:rsidR="00000000">
          <w:t>To evaluate whether allometric relationships deviated from linearity, we fitted an alternative model that included a quadratic body-size term and its interactions with phenotypic group, diet, and density. This model was specified as:</w:t>
        </w:r>
      </w:ins>
    </w:p>
    <w:p w14:paraId="59D567A2" w14:textId="77777777" w:rsidR="00621493" w:rsidRDefault="00000000">
      <w:pPr>
        <w:pStyle w:val="BodyText"/>
        <w:rPr>
          <w:ins w:id="404" w:author="Author" w:date="2026-06-24T09:18:00Z" w16du:dateUtc="2026-06-24T13:18:00Z"/>
        </w:rPr>
      </w:pPr>
      <w:proofErr w:type="spellStart"/>
      <w:ins w:id="405" w:author="Author" w:date="2026-06-24T09:18:00Z" w16du:dateUtc="2026-06-24T13:18:00Z">
        <w:r>
          <w:rPr>
            <w:rStyle w:val="VerbatimChar"/>
          </w:rPr>
          <w:t>logF</w:t>
        </w:r>
        <w:proofErr w:type="spellEnd"/>
        <w:r>
          <w:rPr>
            <w:rStyle w:val="VerbatimChar"/>
          </w:rPr>
          <w:t xml:space="preserve"> ~ (</w:t>
        </w:r>
        <w:proofErr w:type="spellStart"/>
        <w:r>
          <w:rPr>
            <w:rStyle w:val="VerbatimChar"/>
          </w:rPr>
          <w:t>logP</w:t>
        </w:r>
        <w:proofErr w:type="spellEnd"/>
        <w:r>
          <w:rPr>
            <w:rStyle w:val="VerbatimChar"/>
          </w:rPr>
          <w:t xml:space="preserve"> + I(logP^2)) * group * diet * density + (1 + </w:t>
        </w:r>
        <w:proofErr w:type="spellStart"/>
        <w:r>
          <w:rPr>
            <w:rStyle w:val="VerbatimChar"/>
          </w:rPr>
          <w:t>logP</w:t>
        </w:r>
        <w:proofErr w:type="spellEnd"/>
        <w:r>
          <w:rPr>
            <w:rStyle w:val="VerbatimChar"/>
          </w:rPr>
          <w:t xml:space="preserve"> | </w:t>
        </w:r>
        <w:proofErr w:type="spellStart"/>
        <w:r>
          <w:rPr>
            <w:rStyle w:val="VerbatimChar"/>
          </w:rPr>
          <w:t>mother_id</w:t>
        </w:r>
        <w:proofErr w:type="spellEnd"/>
        <w:r>
          <w:rPr>
            <w:rStyle w:val="VerbatimChar"/>
          </w:rPr>
          <w:t xml:space="preserve">) + (1 | </w:t>
        </w:r>
        <w:proofErr w:type="spellStart"/>
        <w:r>
          <w:rPr>
            <w:rStyle w:val="VerbatimChar"/>
          </w:rPr>
          <w:t>rearing_dish</w:t>
        </w:r>
        <w:proofErr w:type="spellEnd"/>
        <w:r>
          <w:rPr>
            <w:rStyle w:val="VerbatimChar"/>
          </w:rPr>
          <w:t>)</w:t>
        </w:r>
      </w:ins>
    </w:p>
    <w:p w14:paraId="6AF58D56" w14:textId="77777777" w:rsidR="00621493" w:rsidRDefault="00000000">
      <w:pPr>
        <w:pStyle w:val="BodyText"/>
        <w:rPr>
          <w:ins w:id="406" w:author="Author" w:date="2026-06-24T09:18:00Z" w16du:dateUtc="2026-06-24T13:18:00Z"/>
        </w:rPr>
      </w:pPr>
      <w:ins w:id="407" w:author="Author" w:date="2026-06-24T09:18:00Z" w16du:dateUtc="2026-06-24T13:18:00Z">
        <w:r>
          <w:t>Predictive performance of the linear and quadratic models was compared using approximate leave-one-out cross-validation (LOO) (</w:t>
        </w:r>
        <w:proofErr w:type="spellStart"/>
        <w:r>
          <w:t>Vehtari</w:t>
        </w:r>
        <w:proofErr w:type="spellEnd"/>
        <w:r>
          <w:t xml:space="preserve"> et al. 2017). Because the primary objective was to estimate interpretable condition-specific allometric exponents, the linear model was used to summarize average slopes, whereas the quadratic model was treated as a sensitivity analysis for localized departures from linearity.</w:t>
        </w:r>
      </w:ins>
    </w:p>
    <w:p w14:paraId="693C1420" w14:textId="77777777" w:rsidR="00621493" w:rsidRDefault="00000000">
      <w:pPr>
        <w:pStyle w:val="BodyText"/>
        <w:pPrChange w:id="408" w:author="Author" w:date="2026-06-24T09:18:00Z" w16du:dateUtc="2026-06-24T13:18:00Z">
          <w:pPr>
            <w:pStyle w:val="FirstParagraph"/>
          </w:pPr>
        </w:pPrChange>
      </w:pPr>
      <w:r>
        <w:t xml:space="preserve">Weakly informative priors were specified </w:t>
      </w:r>
      <w:ins w:id="409" w:author="Author" w:date="2026-06-24T09:18:00Z" w16du:dateUtc="2026-06-24T13:18:00Z">
        <w:r>
          <w:t xml:space="preserve">as </w:t>
        </w:r>
        <w:proofErr w:type="gramStart"/>
        <w:r>
          <w:t>normal(</w:t>
        </w:r>
        <w:proofErr w:type="gramEnd"/>
        <w:r>
          <w:t xml:space="preserve">0, 1) </w:t>
        </w:r>
      </w:ins>
      <w:r>
        <w:t>for fixed</w:t>
      </w:r>
      <w:del w:id="410" w:author="Author" w:date="2026-06-24T09:18:00Z" w16du:dateUtc="2026-06-24T13:18:00Z">
        <w:r w:rsidR="00120AFF">
          <w:delText xml:space="preserve"> effects and variance components to regularize estimates while remaining non-restrictive on the log scale. Models were fit using</w:delText>
        </w:r>
      </w:del>
      <w:ins w:id="411" w:author="Author" w:date="2026-06-24T09:18:00Z" w16du:dateUtc="2026-06-24T13:18:00Z">
        <w:r>
          <w:t xml:space="preserve">-effect coefficients, </w:t>
        </w:r>
        <w:proofErr w:type="gramStart"/>
        <w:r>
          <w:t>normal(</w:t>
        </w:r>
        <w:proofErr w:type="gramEnd"/>
        <w:r>
          <w:t>0, 2) for the intercept, Student-</w:t>
        </w:r>
        <w:proofErr w:type="gramStart"/>
        <w:r>
          <w:rPr>
            <w:i/>
            <w:iCs/>
          </w:rPr>
          <w:t>t</w:t>
        </w:r>
        <w:r>
          <w:t>(</w:t>
        </w:r>
        <w:proofErr w:type="gramEnd"/>
        <w:r>
          <w:t xml:space="preserve">3, 0, 1) for residual and varying-effect standard deviations, and </w:t>
        </w:r>
        <w:proofErr w:type="gramStart"/>
        <w:r>
          <w:t>LKJ(</w:t>
        </w:r>
        <w:proofErr w:type="gramEnd"/>
        <w:r>
          <w:t>2) for the maternal intercept–slope correlation. Models were fitted using four</w:t>
        </w:r>
      </w:ins>
      <w:r>
        <w:t xml:space="preserve"> Hamiltonian Monte Carlo </w:t>
      </w:r>
      <w:del w:id="412" w:author="Author" w:date="2026-06-24T09:18:00Z" w16du:dateUtc="2026-06-24T13:18:00Z">
        <w:r w:rsidR="00120AFF">
          <w:delText xml:space="preserve">via </w:delText>
        </w:r>
        <w:r w:rsidR="00120AFF">
          <w:rPr>
            <w:i/>
            <w:iCs/>
          </w:rPr>
          <w:delText>cmdstanr</w:delText>
        </w:r>
        <w:r w:rsidR="00120AFF">
          <w:delText>.</w:delText>
        </w:r>
      </w:del>
      <w:ins w:id="413" w:author="Author" w:date="2026-06-24T09:18:00Z" w16du:dateUtc="2026-06-24T13:18:00Z">
        <w:r>
          <w:t xml:space="preserve">chains of 4,000 iterations each, including 2,000 warm-up iterations, with an </w:t>
        </w:r>
        <w:proofErr w:type="spellStart"/>
        <w:r>
          <w:rPr>
            <w:rStyle w:val="VerbatimChar"/>
          </w:rPr>
          <w:t>adapt_delta</w:t>
        </w:r>
        <w:proofErr w:type="spellEnd"/>
        <w:r>
          <w:t xml:space="preserve"> of 0.97.</w:t>
        </w:r>
      </w:ins>
      <w:r>
        <w:t xml:space="preserve"> Convergence </w:t>
      </w:r>
      <w:del w:id="414" w:author="Author" w:date="2026-06-24T09:18:00Z" w16du:dateUtc="2026-06-24T13:18:00Z">
        <w:r w:rsidR="00120AFF">
          <w:delText xml:space="preserve">and sampling adequacy were </w:delText>
        </w:r>
      </w:del>
      <w:ins w:id="415" w:author="Author" w:date="2026-06-24T09:18:00Z" w16du:dateUtc="2026-06-24T13:18:00Z">
        <w:r>
          <w:t xml:space="preserve">was </w:t>
        </w:r>
      </w:ins>
      <w:r>
        <w:t xml:space="preserve">assessed using </w:t>
      </w:r>
      <w:del w:id="416" w:author="Author" w:date="2026-06-24T09:18:00Z" w16du:dateUtc="2026-06-24T13:18:00Z">
        <w:r w:rsidR="00120AFF">
          <w:delText>standard diagnostics (R̂</w:delText>
        </w:r>
      </w:del>
      <w:ins w:id="417" w:author="Author" w:date="2026-06-24T09:18:00Z" w16du:dateUtc="2026-06-24T13:18:00Z">
        <w:r>
          <w:t>trace plots</w:t>
        </w:r>
      </w:ins>
      <w:r>
        <w:t xml:space="preserve">, effective sample sizes, </w:t>
      </w:r>
      <w:del w:id="418" w:author="Author" w:date="2026-06-24T09:18:00Z" w16du:dateUtc="2026-06-24T13:18:00Z">
        <w:r w:rsidR="00120AFF">
          <w:delText>and trace plots</w:delText>
        </w:r>
      </w:del>
      <w:ins w:id="419" w:author="Author" w:date="2026-06-24T09:18:00Z" w16du:dateUtc="2026-06-24T13:18:00Z">
        <w:r>
          <w:t>divergent transitions, and the potential scale reduction statistic [</w:t>
        </w:r>
      </w:ins>
      <m:oMath>
        <m:acc>
          <m:accPr>
            <m:ctrlPr>
              <w:ins w:id="420" w:author="Author" w:date="2026-06-24T09:18:00Z" w16du:dateUtc="2026-06-24T13:18:00Z">
                <w:rPr>
                  <w:rFonts w:ascii="Cambria Math" w:hAnsi="Cambria Math"/>
                </w:rPr>
              </w:ins>
            </m:ctrlPr>
          </m:accPr>
          <m:e>
            <m:r>
              <w:ins w:id="421" w:author="Author" w:date="2026-06-24T09:18:00Z" w16du:dateUtc="2026-06-24T13:18:00Z">
                <w:rPr>
                  <w:rFonts w:ascii="Cambria Math" w:hAnsi="Cambria Math"/>
                </w:rPr>
                <m:t>R</m:t>
              </w:ins>
            </m:r>
          </m:e>
        </m:acc>
      </m:oMath>
      <w:ins w:id="422" w:author="Author" w:date="2026-06-24T09:18:00Z" w16du:dateUtc="2026-06-24T13:18:00Z">
        <w:r>
          <w:t>; Vehtari et al. (2021)]. Both models showed satisfactory convergence (Table S2</w:t>
        </w:r>
      </w:ins>
      <w:r>
        <w:t>).</w:t>
      </w:r>
    </w:p>
    <w:p w14:paraId="0961B7C8" w14:textId="77777777" w:rsidR="00DF0C3E" w:rsidRDefault="00120AFF">
      <w:pPr>
        <w:pStyle w:val="Heading3"/>
        <w:rPr>
          <w:del w:id="423" w:author="Author" w:date="2026-06-24T09:18:00Z" w16du:dateUtc="2026-06-24T13:18:00Z"/>
        </w:rPr>
      </w:pPr>
      <w:bookmarkStart w:id="424" w:name="X578e24a402b65717c10e0646a40a4afc5c147b0"/>
      <w:del w:id="425" w:author="Author" w:date="2026-06-24T09:18:00Z" w16du:dateUtc="2026-06-24T13:18:00Z">
        <w:r>
          <w:lastRenderedPageBreak/>
          <w:delText>Estimation of scaling exponents and plasticity</w:delText>
        </w:r>
      </w:del>
    </w:p>
    <w:p w14:paraId="40DD0171" w14:textId="77777777" w:rsidR="00621493" w:rsidRDefault="00000000">
      <w:pPr>
        <w:pStyle w:val="BodyText"/>
        <w:pPrChange w:id="426" w:author="Author" w:date="2026-06-24T09:18:00Z" w16du:dateUtc="2026-06-24T13:18:00Z">
          <w:pPr>
            <w:pStyle w:val="FirstParagraph"/>
          </w:pPr>
        </w:pPrChange>
      </w:pPr>
      <w:r>
        <w:t xml:space="preserve">Condition-specific allometric slopes were </w:t>
      </w:r>
      <w:del w:id="427" w:author="Author" w:date="2026-06-24T09:18:00Z" w16du:dateUtc="2026-06-24T13:18:00Z">
        <w:r w:rsidR="00120AFF">
          <w:delText>derived</w:delText>
        </w:r>
      </w:del>
      <w:ins w:id="428" w:author="Author" w:date="2026-06-24T09:18:00Z" w16du:dateUtc="2026-06-24T13:18:00Z">
        <w:r>
          <w:t>estimated</w:t>
        </w:r>
      </w:ins>
      <w:r>
        <w:t xml:space="preserve"> from </w:t>
      </w:r>
      <w:ins w:id="429" w:author="Author" w:date="2026-06-24T09:18:00Z" w16du:dateUtc="2026-06-24T13:18:00Z">
        <w:r>
          <w:t xml:space="preserve">the </w:t>
        </w:r>
      </w:ins>
      <w:r>
        <w:t xml:space="preserve">posterior </w:t>
      </w:r>
      <w:del w:id="430" w:author="Author" w:date="2026-06-24T09:18:00Z" w16du:dateUtc="2026-06-24T13:18:00Z">
        <w:r w:rsidR="00120AFF">
          <w:delText>draws</w:delText>
        </w:r>
      </w:del>
      <w:ins w:id="431" w:author="Author" w:date="2026-06-24T09:18:00Z" w16du:dateUtc="2026-06-24T13:18:00Z">
        <w:r>
          <w:t>distribution of the linear model</w:t>
        </w:r>
      </w:ins>
      <w:r>
        <w:t xml:space="preserve"> using the function </w:t>
      </w:r>
      <w:proofErr w:type="spellStart"/>
      <w:proofErr w:type="gramStart"/>
      <w:r>
        <w:rPr>
          <w:rStyle w:val="VerbatimChar"/>
          <w:rPrChange w:id="432" w:author="Author" w:date="2026-06-24T09:18:00Z" w16du:dateUtc="2026-06-24T13:18:00Z">
            <w:rPr/>
          </w:rPrChange>
        </w:rPr>
        <w:t>emtrends</w:t>
      </w:r>
      <w:proofErr w:type="spellEnd"/>
      <w:r>
        <w:rPr>
          <w:rStyle w:val="VerbatimChar"/>
          <w:rPrChange w:id="433" w:author="Author" w:date="2026-06-24T09:18:00Z" w16du:dateUtc="2026-06-24T13:18:00Z">
            <w:rPr/>
          </w:rPrChange>
        </w:rPr>
        <w:t>(</w:t>
      </w:r>
      <w:proofErr w:type="gramEnd"/>
      <w:r>
        <w:rPr>
          <w:rStyle w:val="VerbatimChar"/>
          <w:rPrChange w:id="434" w:author="Author" w:date="2026-06-24T09:18:00Z" w16du:dateUtc="2026-06-24T13:18:00Z">
            <w:rPr/>
          </w:rPrChange>
        </w:rPr>
        <w:t>)</w:t>
      </w:r>
      <w:r>
        <w:t xml:space="preserve"> </w:t>
      </w:r>
      <w:del w:id="435" w:author="Author" w:date="2026-06-24T09:18:00Z" w16du:dateUtc="2026-06-24T13:18:00Z">
        <w:r w:rsidR="00120AFF">
          <w:delText>from</w:delText>
        </w:r>
      </w:del>
      <w:ins w:id="436" w:author="Author" w:date="2026-06-24T09:18:00Z" w16du:dateUtc="2026-06-24T13:18:00Z">
        <w:r>
          <w:t>in</w:t>
        </w:r>
      </w:ins>
      <w:r>
        <w:t xml:space="preserve"> the </w:t>
      </w:r>
      <w:ins w:id="437" w:author="Author" w:date="2026-06-24T09:18:00Z" w16du:dateUtc="2026-06-24T13:18:00Z">
        <w:r>
          <w:t xml:space="preserve">package </w:t>
        </w:r>
      </w:ins>
      <w:proofErr w:type="spellStart"/>
      <w:r>
        <w:rPr>
          <w:i/>
          <w:iCs/>
        </w:rPr>
        <w:t>emmeans</w:t>
      </w:r>
      <w:proofErr w:type="spellEnd"/>
      <w:r>
        <w:t xml:space="preserve"> </w:t>
      </w:r>
      <w:del w:id="438" w:author="Author" w:date="2026-06-24T09:18:00Z" w16du:dateUtc="2026-06-24T13:18:00Z">
        <w:r w:rsidR="00120AFF">
          <w:delText xml:space="preserve">package [version 2.0.1; </w:delText>
        </w:r>
      </w:del>
      <w:ins w:id="439" w:author="Author" w:date="2026-06-24T09:18:00Z" w16du:dateUtc="2026-06-24T13:18:00Z">
        <w:r>
          <w:t>(</w:t>
        </w:r>
      </w:ins>
      <w:r>
        <w:t xml:space="preserve">Lenth et al. </w:t>
      </w:r>
      <w:del w:id="440" w:author="Author" w:date="2026-06-24T09:18:00Z" w16du:dateUtc="2026-06-24T13:18:00Z">
        <w:r w:rsidR="00120AFF">
          <w:delText>(</w:delText>
        </w:r>
      </w:del>
      <w:r>
        <w:t>2019</w:t>
      </w:r>
      <w:del w:id="441" w:author="Author" w:date="2026-06-24T09:18:00Z" w16du:dateUtc="2026-06-24T13:18:00Z">
        <w:r w:rsidR="00120AFF">
          <w:delText>)]. Environmental plasticity in scaling was quantified as deviations in slope from the reference condition (good diet, low</w:delText>
        </w:r>
      </w:del>
      <w:ins w:id="442" w:author="Author" w:date="2026-06-24T09:18:00Z" w16du:dateUtc="2026-06-24T13:18:00Z">
        <w:r>
          <w:t>). Slopes were estimated separately for each combination of phenotypic group, diet treatment, and</w:t>
        </w:r>
      </w:ins>
      <w:r>
        <w:t xml:space="preserve"> density</w:t>
      </w:r>
      <w:del w:id="443" w:author="Author" w:date="2026-06-24T09:18:00Z" w16du:dateUtc="2026-06-24T13:18:00Z">
        <w:r w:rsidR="00120AFF">
          <w:delText>).</w:delText>
        </w:r>
      </w:del>
      <w:ins w:id="444" w:author="Author" w:date="2026-06-24T09:18:00Z" w16du:dateUtc="2026-06-24T13:18:00Z">
        <w:r>
          <w:t xml:space="preserve"> treatment. Pairwise contrasts among phenotypic groups, diet treatments, and density treatments were derived from the same posterior distributions. Contrasts were calculated as the first level minus the second level—for example, female minus macrolabic male, good minus poor diet, or low minus medium density—such that negative values indicate a larger slope estimate for the second level.</w:t>
        </w:r>
      </w:ins>
      <w:r>
        <w:t xml:space="preserve"> We report posterior medians and 95% credible intervals </w:t>
      </w:r>
      <w:del w:id="445" w:author="Author" w:date="2026-06-24T09:18:00Z" w16du:dateUtc="2026-06-24T13:18:00Z">
        <w:r w:rsidR="00120AFF">
          <w:delText>for all slopes, intercepts, and their contrasts. To aid interpretation, we also calculated posterior probabilities that slope differences exceeded zero and that their absolute magnitude exceeded 0.1 on the log–log scale. All inference is</w:delText>
        </w:r>
      </w:del>
      <w:ins w:id="446" w:author="Author" w:date="2026-06-24T09:18:00Z" w16du:dateUtc="2026-06-24T13:18:00Z">
        <w:r>
          <w:t>throughout. Inference was</w:t>
        </w:r>
      </w:ins>
      <w:r>
        <w:t xml:space="preserve"> based on posterior distributions rather than null-hypothesis significance testing.</w:t>
      </w:r>
    </w:p>
    <w:p w14:paraId="798D2284" w14:textId="77777777" w:rsidR="00621493" w:rsidRDefault="00000000">
      <w:pPr>
        <w:pStyle w:val="Heading1"/>
      </w:pPr>
      <w:bookmarkStart w:id="447" w:name="results"/>
      <w:bookmarkEnd w:id="159"/>
      <w:bookmarkEnd w:id="302"/>
      <w:bookmarkEnd w:id="424"/>
      <w:r>
        <w:t>Results</w:t>
      </w:r>
    </w:p>
    <w:p w14:paraId="77E26A69" w14:textId="77777777" w:rsidR="00DF0C3E" w:rsidRDefault="00120AFF">
      <w:pPr>
        <w:pStyle w:val="FirstParagraph"/>
        <w:rPr>
          <w:del w:id="448" w:author="Author" w:date="2026-06-24T09:18:00Z" w16du:dateUtc="2026-06-24T13:18:00Z"/>
        </w:rPr>
      </w:pPr>
      <w:del w:id="449" w:author="Author" w:date="2026-06-24T09:18:00Z" w16du:dateUtc="2026-06-24T13:18:00Z">
        <w:r>
          <w:delText xml:space="preserve">Forceps length scaled positively with pronotum length across all individuals, confirming overall positive allometry (Table S1). Descriptively, females </w:delText>
        </w:r>
      </w:del>
      <w:ins w:id="450" w:author="Author" w:date="2026-06-24T09:18:00Z" w16du:dateUtc="2026-06-24T13:18:00Z">
        <w:r w:rsidR="00000000">
          <w:t xml:space="preserve">Females </w:t>
        </w:r>
      </w:ins>
      <w:r w:rsidR="00000000">
        <w:t>exhibited a continuous distribution of weapon sizes across body sizes (</w:t>
      </w:r>
      <m:oMath>
        <m:acc>
          <m:accPr>
            <m:chr m:val="‾"/>
            <m:ctrlPr>
              <w:del w:id="451" w:author="Author" w:date="2026-06-24T09:18:00Z" w16du:dateUtc="2026-06-24T13:18:00Z">
                <w:rPr>
                  <w:rFonts w:ascii="Cambria Math" w:hAnsi="Cambria Math"/>
                </w:rPr>
              </w:del>
            </m:ctrlPr>
          </m:accPr>
          <m:e>
            <m:r>
              <w:del w:id="452" w:author="Author" w:date="2026-06-24T09:18:00Z" w16du:dateUtc="2026-06-24T13:18:00Z">
                <w:rPr>
                  <w:rFonts w:ascii="Cambria Math" w:hAnsi="Cambria Math"/>
                </w:rPr>
                <m:t>x</m:t>
              </w:del>
            </m:r>
          </m:e>
        </m:acc>
      </m:oMath>
      <w:del w:id="453" w:author="Author" w:date="2026-06-24T09:18:00Z" w16du:dateUtc="2026-06-24T13:18:00Z">
        <w:r>
          <w:delText xml:space="preserve"> ± SE </w:delText>
        </w:r>
      </w:del>
      <w:r w:rsidR="00000000">
        <w:t>pronotum length</w:t>
      </w:r>
      <w:ins w:id="454" w:author="Author" w:date="2026-06-24T09:18:00Z" w16du:dateUtc="2026-06-24T13:18:00Z">
        <w:r w:rsidR="00000000">
          <w:t>: mean ± SD</w:t>
        </w:r>
      </w:ins>
      <w:r w:rsidR="00000000">
        <w:t xml:space="preserve"> = 1.77 ± 0.</w:t>
      </w:r>
      <w:del w:id="455" w:author="Author" w:date="2026-06-24T09:18:00Z" w16du:dateUtc="2026-06-24T13:18:00Z">
        <w:r>
          <w:delText>005</w:delText>
        </w:r>
      </w:del>
      <w:ins w:id="456" w:author="Author" w:date="2026-06-24T09:18:00Z" w16du:dateUtc="2026-06-24T13:18:00Z">
        <w:r w:rsidR="00000000">
          <w:t>14</w:t>
        </w:r>
      </w:ins>
      <w:r w:rsidR="00000000">
        <w:t xml:space="preserve"> mm; </w:t>
      </w:r>
      <m:oMath>
        <m:acc>
          <m:accPr>
            <m:chr m:val="‾"/>
            <m:ctrlPr>
              <w:del w:id="457" w:author="Author" w:date="2026-06-24T09:18:00Z" w16du:dateUtc="2026-06-24T13:18:00Z">
                <w:rPr>
                  <w:rFonts w:ascii="Cambria Math" w:hAnsi="Cambria Math"/>
                </w:rPr>
              </w:del>
            </m:ctrlPr>
          </m:accPr>
          <m:e>
            <m:r>
              <w:del w:id="458" w:author="Author" w:date="2026-06-24T09:18:00Z" w16du:dateUtc="2026-06-24T13:18:00Z">
                <w:rPr>
                  <w:rFonts w:ascii="Cambria Math" w:hAnsi="Cambria Math"/>
                </w:rPr>
                <m:t>x</m:t>
              </w:del>
            </m:r>
          </m:e>
        </m:acc>
      </m:oMath>
      <w:del w:id="459" w:author="Author" w:date="2026-06-24T09:18:00Z" w16du:dateUtc="2026-06-24T13:18:00Z">
        <w:r>
          <w:delText xml:space="preserve"> ± SE </w:delText>
        </w:r>
      </w:del>
      <w:r w:rsidR="00000000">
        <w:t>forceps length</w:t>
      </w:r>
      <w:ins w:id="460" w:author="Author" w:date="2026-06-24T09:18:00Z" w16du:dateUtc="2026-06-24T13:18:00Z">
        <w:r w:rsidR="00000000">
          <w:t>: mean ± SD</w:t>
        </w:r>
      </w:ins>
      <w:r w:rsidR="00000000">
        <w:t xml:space="preserve"> = 3.59 ± 0.</w:t>
      </w:r>
      <w:del w:id="461" w:author="Author" w:date="2026-06-24T09:18:00Z" w16du:dateUtc="2026-06-24T13:18:00Z">
        <w:r>
          <w:delText>008</w:delText>
        </w:r>
      </w:del>
      <w:ins w:id="462" w:author="Author" w:date="2026-06-24T09:18:00Z" w16du:dateUtc="2026-06-24T13:18:00Z">
        <w:r w:rsidR="00000000">
          <w:t>24</w:t>
        </w:r>
      </w:ins>
      <w:r w:rsidR="00000000">
        <w:t xml:space="preserve"> mm, n = 935</w:t>
      </w:r>
      <w:del w:id="463" w:author="Author" w:date="2026-06-24T09:18:00Z" w16du:dateUtc="2026-06-24T13:18:00Z">
        <w:r>
          <w:delText>), whereas males</w:delText>
        </w:r>
      </w:del>
      <w:ins w:id="464" w:author="Author" w:date="2026-06-24T09:18:00Z" w16du:dateUtc="2026-06-24T13:18:00Z">
        <w:r w:rsidR="00000000">
          <w:t>). Males</w:t>
        </w:r>
      </w:ins>
      <w:r w:rsidR="00000000">
        <w:t xml:space="preserve"> formed two discrete clusters corresponding to brachylabic (</w:t>
      </w:r>
      <m:oMath>
        <m:acc>
          <m:accPr>
            <m:chr m:val="‾"/>
            <m:ctrlPr>
              <w:del w:id="465" w:author="Author" w:date="2026-06-24T09:18:00Z" w16du:dateUtc="2026-06-24T13:18:00Z">
                <w:rPr>
                  <w:rFonts w:ascii="Cambria Math" w:hAnsi="Cambria Math"/>
                </w:rPr>
              </w:del>
            </m:ctrlPr>
          </m:accPr>
          <m:e>
            <m:r>
              <w:del w:id="466" w:author="Author" w:date="2026-06-24T09:18:00Z" w16du:dateUtc="2026-06-24T13:18:00Z">
                <w:rPr>
                  <w:rFonts w:ascii="Cambria Math" w:hAnsi="Cambria Math"/>
                </w:rPr>
                <m:t>x</m:t>
              </w:del>
            </m:r>
          </m:e>
        </m:acc>
      </m:oMath>
      <w:del w:id="467" w:author="Author" w:date="2026-06-24T09:18:00Z" w16du:dateUtc="2026-06-24T13:18:00Z">
        <w:r>
          <w:delText xml:space="preserve"> ± SE </w:delText>
        </w:r>
      </w:del>
      <w:r w:rsidR="00000000">
        <w:t>pronotum length</w:t>
      </w:r>
      <w:ins w:id="468" w:author="Author" w:date="2026-06-24T09:18:00Z" w16du:dateUtc="2026-06-24T13:18:00Z">
        <w:r w:rsidR="00000000">
          <w:t>: mean ± SD</w:t>
        </w:r>
      </w:ins>
      <w:r w:rsidR="00000000">
        <w:t xml:space="preserve"> = 1.66 ± </w:t>
      </w:r>
      <w:r w:rsidR="00000000">
        <w:lastRenderedPageBreak/>
        <w:t>0.</w:t>
      </w:r>
      <w:del w:id="469" w:author="Author" w:date="2026-06-24T09:18:00Z" w16du:dateUtc="2026-06-24T13:18:00Z">
        <w:r>
          <w:delText>006</w:delText>
        </w:r>
      </w:del>
      <w:ins w:id="470" w:author="Author" w:date="2026-06-24T09:18:00Z" w16du:dateUtc="2026-06-24T13:18:00Z">
        <w:r w:rsidR="00000000">
          <w:t>13</w:t>
        </w:r>
      </w:ins>
      <w:r w:rsidR="00000000">
        <w:t xml:space="preserve"> mm; </w:t>
      </w:r>
      <m:oMath>
        <m:acc>
          <m:accPr>
            <m:chr m:val="‾"/>
            <m:ctrlPr>
              <w:del w:id="471" w:author="Author" w:date="2026-06-24T09:18:00Z" w16du:dateUtc="2026-06-24T13:18:00Z">
                <w:rPr>
                  <w:rFonts w:ascii="Cambria Math" w:hAnsi="Cambria Math"/>
                </w:rPr>
              </w:del>
            </m:ctrlPr>
          </m:accPr>
          <m:e>
            <m:r>
              <w:del w:id="472" w:author="Author" w:date="2026-06-24T09:18:00Z" w16du:dateUtc="2026-06-24T13:18:00Z">
                <w:rPr>
                  <w:rFonts w:ascii="Cambria Math" w:hAnsi="Cambria Math"/>
                </w:rPr>
                <m:t>x</m:t>
              </w:del>
            </m:r>
          </m:e>
        </m:acc>
      </m:oMath>
      <w:del w:id="473" w:author="Author" w:date="2026-06-24T09:18:00Z" w16du:dateUtc="2026-06-24T13:18:00Z">
        <w:r>
          <w:delText xml:space="preserve"> ± SE </w:delText>
        </w:r>
      </w:del>
      <w:r w:rsidR="00000000">
        <w:t>forceps length</w:t>
      </w:r>
      <w:ins w:id="474" w:author="Author" w:date="2026-06-24T09:18:00Z" w16du:dateUtc="2026-06-24T13:18:00Z">
        <w:r w:rsidR="00000000">
          <w:t>: mean ± SD</w:t>
        </w:r>
      </w:ins>
      <w:r w:rsidR="00000000">
        <w:t xml:space="preserve"> = 4.</w:t>
      </w:r>
      <w:del w:id="475" w:author="Author" w:date="2026-06-24T09:18:00Z" w16du:dateUtc="2026-06-24T13:18:00Z">
        <w:r>
          <w:delText>064</w:delText>
        </w:r>
      </w:del>
      <w:ins w:id="476" w:author="Author" w:date="2026-06-24T09:18:00Z" w16du:dateUtc="2026-06-24T13:18:00Z">
        <w:r w:rsidR="00000000">
          <w:t>06</w:t>
        </w:r>
      </w:ins>
      <w:r w:rsidR="00000000">
        <w:t xml:space="preserve"> ± 0.</w:t>
      </w:r>
      <w:del w:id="477" w:author="Author" w:date="2026-06-24T09:18:00Z" w16du:dateUtc="2026-06-24T13:18:00Z">
        <w:r>
          <w:delText>014</w:delText>
        </w:r>
      </w:del>
      <w:ins w:id="478" w:author="Author" w:date="2026-06-24T09:18:00Z" w16du:dateUtc="2026-06-24T13:18:00Z">
        <w:r w:rsidR="00000000">
          <w:t>30</w:t>
        </w:r>
      </w:ins>
      <w:r w:rsidR="00000000">
        <w:t xml:space="preserve"> mm, n = 491) and macrolabic morphs (</w:t>
      </w:r>
      <m:oMath>
        <m:acc>
          <m:accPr>
            <m:chr m:val="‾"/>
            <m:ctrlPr>
              <w:del w:id="479" w:author="Author" w:date="2026-06-24T09:18:00Z" w16du:dateUtc="2026-06-24T13:18:00Z">
                <w:rPr>
                  <w:rFonts w:ascii="Cambria Math" w:hAnsi="Cambria Math"/>
                </w:rPr>
              </w:del>
            </m:ctrlPr>
          </m:accPr>
          <m:e>
            <m:r>
              <w:del w:id="480" w:author="Author" w:date="2026-06-24T09:18:00Z" w16du:dateUtc="2026-06-24T13:18:00Z">
                <w:rPr>
                  <w:rFonts w:ascii="Cambria Math" w:hAnsi="Cambria Math"/>
                </w:rPr>
                <m:t>x</m:t>
              </w:del>
            </m:r>
          </m:e>
        </m:acc>
      </m:oMath>
      <w:del w:id="481" w:author="Author" w:date="2026-06-24T09:18:00Z" w16du:dateUtc="2026-06-24T13:18:00Z">
        <w:r>
          <w:delText xml:space="preserve"> ± SE </w:delText>
        </w:r>
      </w:del>
      <w:r w:rsidR="00000000">
        <w:t>pronotum length</w:t>
      </w:r>
      <w:ins w:id="482" w:author="Author" w:date="2026-06-24T09:18:00Z" w16du:dateUtc="2026-06-24T13:18:00Z">
        <w:r w:rsidR="00000000">
          <w:t>: mean ± SD</w:t>
        </w:r>
      </w:ins>
      <w:r w:rsidR="00000000">
        <w:t xml:space="preserve"> = 1.80 ± 0.</w:t>
      </w:r>
      <w:del w:id="483" w:author="Author" w:date="2026-06-24T09:18:00Z" w16du:dateUtc="2026-06-24T13:18:00Z">
        <w:r>
          <w:delText>006</w:delText>
        </w:r>
      </w:del>
      <w:ins w:id="484" w:author="Author" w:date="2026-06-24T09:18:00Z" w16du:dateUtc="2026-06-24T13:18:00Z">
        <w:r w:rsidR="00000000">
          <w:t>12</w:t>
        </w:r>
      </w:ins>
      <w:r w:rsidR="00000000">
        <w:t xml:space="preserve"> mm; </w:t>
      </w:r>
      <m:oMath>
        <m:acc>
          <m:accPr>
            <m:chr m:val="‾"/>
            <m:ctrlPr>
              <w:del w:id="485" w:author="Author" w:date="2026-06-24T09:18:00Z" w16du:dateUtc="2026-06-24T13:18:00Z">
                <w:rPr>
                  <w:rFonts w:ascii="Cambria Math" w:hAnsi="Cambria Math"/>
                </w:rPr>
              </w:del>
            </m:ctrlPr>
          </m:accPr>
          <m:e>
            <m:r>
              <w:del w:id="486" w:author="Author" w:date="2026-06-24T09:18:00Z" w16du:dateUtc="2026-06-24T13:18:00Z">
                <w:rPr>
                  <w:rFonts w:ascii="Cambria Math" w:hAnsi="Cambria Math"/>
                </w:rPr>
                <m:t>x</m:t>
              </w:del>
            </m:r>
          </m:e>
        </m:acc>
      </m:oMath>
      <w:del w:id="487" w:author="Author" w:date="2026-06-24T09:18:00Z" w16du:dateUtc="2026-06-24T13:18:00Z">
        <w:r>
          <w:delText xml:space="preserve"> ± SE </w:delText>
        </w:r>
      </w:del>
      <w:r w:rsidR="00000000">
        <w:t>forceps length</w:t>
      </w:r>
      <w:ins w:id="488" w:author="Author" w:date="2026-06-24T09:18:00Z" w16du:dateUtc="2026-06-24T13:18:00Z">
        <w:r w:rsidR="00000000">
          <w:t>: mean ± SD</w:t>
        </w:r>
      </w:ins>
      <w:r w:rsidR="00000000">
        <w:t xml:space="preserve"> = 5.93 ± 0.</w:t>
      </w:r>
      <w:del w:id="489" w:author="Author" w:date="2026-06-24T09:18:00Z" w16du:dateUtc="2026-06-24T13:18:00Z">
        <w:r>
          <w:delText>033;</w:delText>
        </w:r>
      </w:del>
      <w:ins w:id="490" w:author="Author" w:date="2026-06-24T09:18:00Z" w16du:dateUtc="2026-06-24T13:18:00Z">
        <w:r w:rsidR="00000000">
          <w:t>72 mm,</w:t>
        </w:r>
      </w:ins>
      <w:r w:rsidR="00000000">
        <w:t xml:space="preserve"> n = 488</w:t>
      </w:r>
      <w:del w:id="491" w:author="Author" w:date="2026-06-24T09:18:00Z" w16du:dateUtc="2026-06-24T13:18:00Z">
        <w:r>
          <w:delText xml:space="preserve">; </w:delText>
        </w:r>
        <w:r w:rsidR="00DF0C3E">
          <w:fldChar w:fldCharType="begin"/>
        </w:r>
        <w:r w:rsidR="00DF0C3E">
          <w:delInstrText>HYPERLINK \l "fig-two" \h</w:delInstrText>
        </w:r>
        <w:r w:rsidR="00DF0C3E">
          <w:fldChar w:fldCharType="separate"/>
        </w:r>
        <w:r w:rsidR="00DF0C3E">
          <w:rPr>
            <w:rStyle w:val="Hyperlink"/>
          </w:rPr>
          <w:delText>Figure 2</w:delText>
        </w:r>
        <w:r w:rsidR="00DF0C3E">
          <w:fldChar w:fldCharType="end"/>
        </w:r>
        <w:r>
          <w:delText>).</w:delText>
        </w:r>
      </w:del>
    </w:p>
    <w:p w14:paraId="36721352" w14:textId="77777777" w:rsidR="00621493" w:rsidRDefault="00120AFF">
      <w:pPr>
        <w:pStyle w:val="FirstParagraph"/>
        <w:pPrChange w:id="492" w:author="Author" w:date="2026-06-24T09:18:00Z" w16du:dateUtc="2026-06-24T13:18:00Z">
          <w:pPr>
            <w:pStyle w:val="Heading3"/>
          </w:pPr>
        </w:pPrChange>
      </w:pPr>
      <w:del w:id="493" w:author="Author" w:date="2026-06-24T09:18:00Z" w16du:dateUtc="2026-06-24T13:18:00Z">
        <w:r>
          <w:delText xml:space="preserve">Sex differences </w:delText>
        </w:r>
      </w:del>
      <w:ins w:id="494" w:author="Author" w:date="2026-06-24T09:18:00Z" w16du:dateUtc="2026-06-24T13:18:00Z">
        <w:r w:rsidR="00000000">
          <w:t xml:space="preserve">), with overlap </w:t>
        </w:r>
      </w:ins>
      <w:r w:rsidR="00000000">
        <w:t xml:space="preserve">in </w:t>
      </w:r>
      <w:del w:id="495" w:author="Author" w:date="2026-06-24T09:18:00Z" w16du:dateUtc="2026-06-24T13:18:00Z">
        <w:r>
          <w:delText>scaling relationships</w:delText>
        </w:r>
      </w:del>
      <w:ins w:id="496" w:author="Author" w:date="2026-06-24T09:18:00Z" w16du:dateUtc="2026-06-24T13:18:00Z">
        <w:r w:rsidR="00000000">
          <w:t>body size but substantial separation in forceps length (</w:t>
        </w:r>
        <w:r w:rsidR="00000000">
          <w:fldChar w:fldCharType="begin"/>
        </w:r>
        <w:r w:rsidR="00000000">
          <w:instrText>HYPERLINK \l "fig-two" \h</w:instrText>
        </w:r>
        <w:r w:rsidR="00000000">
          <w:fldChar w:fldCharType="separate"/>
        </w:r>
        <w:r w:rsidR="00000000">
          <w:rPr>
            <w:rStyle w:val="Hyperlink"/>
          </w:rPr>
          <w:t>Figure 2</w:t>
        </w:r>
        <w:r w:rsidR="00000000">
          <w:fldChar w:fldCharType="end"/>
        </w:r>
        <w:r w:rsidR="00000000">
          <w:t>).</w:t>
        </w:r>
      </w:ins>
    </w:p>
    <w:p w14:paraId="515C03E2" w14:textId="77777777" w:rsidR="00621493" w:rsidRDefault="00120AFF">
      <w:pPr>
        <w:pStyle w:val="Heading3"/>
        <w:rPr>
          <w:ins w:id="497" w:author="Author" w:date="2026-06-24T09:18:00Z" w16du:dateUtc="2026-06-24T13:18:00Z"/>
        </w:rPr>
      </w:pPr>
      <w:bookmarkStart w:id="498" w:name="Xb967a6ad8c0800f10fc2527f60ece872ad7b157"/>
      <w:del w:id="499" w:author="Author" w:date="2026-06-24T09:18:00Z" w16du:dateUtc="2026-06-24T13:18:00Z">
        <w:r>
          <w:delText xml:space="preserve">Allometric slopes differed strongly between sexes. Because males comprise two morphs with differing scaling relationships, sex-specific results should be interpreted as averages across male phenotypes. Females showed a moderate positive relationship between body size and forceps length (logP: </w:delText>
        </w:r>
      </w:del>
      <m:oMath>
        <m:r>
          <w:del w:id="500" w:author="Author" w:date="2026-06-24T09:18:00Z" w16du:dateUtc="2026-06-24T13:18:00Z">
            <m:rPr>
              <m:sty m:val="bi"/>
            </m:rPr>
            <w:rPr>
              <w:rFonts w:ascii="Cambria Math" w:hAnsi="Cambria Math"/>
            </w:rPr>
            <m:t>β</m:t>
          </w:del>
        </m:r>
      </m:oMath>
      <w:del w:id="501" w:author="Author" w:date="2026-06-24T09:18:00Z" w16du:dateUtc="2026-06-24T13:18:00Z">
        <w:r>
          <w:delText xml:space="preserve"> = 0.35, 95% CrI: 0.07 – 0.65; </w:delText>
        </w:r>
      </w:del>
      <w:ins w:id="502" w:author="Author" w:date="2026-06-24T09:18:00Z" w16du:dateUtc="2026-06-24T13:18:00Z">
        <w:r w:rsidR="00000000">
          <w:t>Differences among females and male morphs</w:t>
        </w:r>
      </w:ins>
    </w:p>
    <w:p w14:paraId="151B294B" w14:textId="521AF3AD" w:rsidR="00DF0C3E" w:rsidRDefault="00000000">
      <w:pPr>
        <w:pStyle w:val="FirstParagraph"/>
        <w:rPr>
          <w:del w:id="503" w:author="Author" w:date="2026-06-24T09:18:00Z" w16du:dateUtc="2026-06-24T13:18:00Z"/>
        </w:rPr>
      </w:pPr>
      <w:ins w:id="504" w:author="Author" w:date="2026-06-24T09:18:00Z" w16du:dateUtc="2026-06-24T13:18:00Z">
        <w:r>
          <w:t>Forceps length generally increased with pronotum length, and most posterior median slopes were below one (</w:t>
        </w:r>
      </w:ins>
      <w:hyperlink w:anchor="fig-three">
        <w:r>
          <w:rPr>
            <w:rStyle w:val="Hyperlink"/>
          </w:rPr>
          <w:t>Figure 3</w:t>
        </w:r>
      </w:hyperlink>
      <w:del w:id="505" w:author="Author" w:date="2026-06-24T09:18:00Z" w16du:dateUtc="2026-06-24T13:18:00Z">
        <w:r w:rsidR="00120AFF">
          <w:delText xml:space="preserve">a), whereas males exhibited substantially steeper scaling (logP × sex: </w:delText>
        </w:r>
      </w:del>
      <m:oMath>
        <m:r>
          <w:del w:id="506" w:author="Author" w:date="2026-06-24T09:18:00Z" w16du:dateUtc="2026-06-24T13:18:00Z">
            <w:rPr>
              <w:rFonts w:ascii="Cambria Math" w:hAnsi="Cambria Math"/>
            </w:rPr>
            <m:t>β</m:t>
          </w:del>
        </m:r>
      </m:oMath>
      <w:del w:id="507" w:author="Author" w:date="2026-06-24T09:18:00Z" w16du:dateUtc="2026-06-24T13:18:00Z">
        <w:r w:rsidR="00120AFF">
          <w:delText xml:space="preserve"> = 0.61, 95% CrI: 0.25 – 0.98; Table S1). This divergence is evident in </w:delText>
        </w:r>
        <w:r w:rsidR="00DF0C3E">
          <w:fldChar w:fldCharType="begin"/>
        </w:r>
        <w:r w:rsidR="00DF0C3E">
          <w:delInstrText>HYPERLINK \l "fig-three" \h</w:delInstrText>
        </w:r>
        <w:r w:rsidR="00DF0C3E">
          <w:fldChar w:fldCharType="separate"/>
        </w:r>
        <w:r w:rsidR="00DF0C3E">
          <w:rPr>
            <w:rStyle w:val="Hyperlink"/>
          </w:rPr>
          <w:delText>Figure 3</w:delText>
        </w:r>
        <w:r w:rsidR="00DF0C3E">
          <w:fldChar w:fldCharType="end"/>
        </w:r>
        <w:r w:rsidR="00120AFF">
          <w:delText xml:space="preserve">, where male scaling relationships are consistently steeper than those of females across conditions. There was little evidence for consistent differences in intercept terms associated with sex (sex: </w:delText>
        </w:r>
      </w:del>
      <m:oMath>
        <m:r>
          <w:del w:id="508" w:author="Author" w:date="2026-06-24T09:18:00Z" w16du:dateUtc="2026-06-24T13:18:00Z">
            <w:rPr>
              <w:rFonts w:ascii="Cambria Math" w:hAnsi="Cambria Math"/>
            </w:rPr>
            <m:t>β</m:t>
          </w:del>
        </m:r>
      </m:oMath>
      <w:del w:id="509" w:author="Author" w:date="2026-06-24T09:18:00Z" w16du:dateUtc="2026-06-24T13:18:00Z">
        <w:r w:rsidR="00120AFF">
          <w:delText xml:space="preserve"> = -0.06, 95% CrI: -0.28 – 0.15 ). However, because body size was not centred, intercepts correspond to expected trait values at log body size equal to zero and are not directly biologically interpretable. Accordingly, differences between the sexes are best understood in terms of divergence in scaling slopes rather than shifts in intercepts.</w:delText>
        </w:r>
      </w:del>
    </w:p>
    <w:p w14:paraId="4E0BEED3" w14:textId="7F4588B3" w:rsidR="00DF0C3E" w:rsidRDefault="00120AFF">
      <w:pPr>
        <w:pStyle w:val="BodyText"/>
        <w:rPr>
          <w:del w:id="510" w:author="Author" w:date="2026-06-24T09:18:00Z" w16du:dateUtc="2026-06-24T13:18:00Z"/>
        </w:rPr>
      </w:pPr>
      <w:del w:id="511" w:author="Author" w:date="2026-06-24T09:18:00Z" w16du:dateUtc="2026-06-24T13:18:00Z">
        <w:r>
          <w:delText>Including a quadratic term for body size provided no meaningful improvement in model fit</w:delText>
        </w:r>
        <w:r w:rsidR="009D75C2">
          <w:delText xml:space="preserve"> </w:delText>
        </w:r>
        <w:r w:rsidR="009D75C2" w:rsidRPr="009D75C2">
          <w:delText>(see Supplementary Material for statistical model equation)</w:delText>
        </w:r>
        <w:r>
          <w:delText>. Although the quadratic model showed a slightly higher expected log predictive density, the difference was small relative to its standard error (</w:delText>
        </w:r>
      </w:del>
      <m:oMath>
        <m:r>
          <w:del w:id="512" w:author="Author" w:date="2026-06-24T09:18:00Z" w16du:dateUtc="2026-06-24T13:18:00Z">
            <w:rPr>
              <w:rFonts w:ascii="Cambria Math" w:hAnsi="Cambria Math"/>
            </w:rPr>
            <m:t>Δ</m:t>
          </w:del>
        </m:r>
      </m:oMath>
      <w:del w:id="513" w:author="Author" w:date="2026-06-24T09:18:00Z" w16du:dateUtc="2026-06-24T13:18:00Z">
        <w:r>
          <w:delText xml:space="preserve">elpd = 3.7 ± 3.8). In addition, credible intervals for the quadratic term overlapped zero, </w:delText>
        </w:r>
        <w:r>
          <w:lastRenderedPageBreak/>
          <w:delText>indicating no clear evidence of curvature in the size–trait relationship. We therefore retained the linear model for all subsequent analyses.</w:delText>
        </w:r>
      </w:del>
    </w:p>
    <w:p w14:paraId="520DDFCC" w14:textId="77777777" w:rsidR="00621493" w:rsidRDefault="00000000">
      <w:pPr>
        <w:pStyle w:val="FirstParagraph"/>
        <w:rPr>
          <w:ins w:id="514" w:author="Author" w:date="2026-06-24T09:18:00Z" w16du:dateUtc="2026-06-24T13:18:00Z"/>
        </w:rPr>
      </w:pPr>
      <w:ins w:id="515" w:author="Author" w:date="2026-06-24T09:18:00Z" w16du:dateUtc="2026-06-24T13:18:00Z">
        <w:r>
          <w:t xml:space="preserve">; Table S5; Figure S1). Treating females, brachylabic males, and macrolabic males as three phenotypic groups revealed broadly similar scaling relationships across most developmental environments. Under good diet and low density, estimated slopes were 0.37 (95% </w:t>
        </w:r>
        <w:proofErr w:type="spellStart"/>
        <w:r>
          <w:t>CrI</w:t>
        </w:r>
        <w:proofErr w:type="spellEnd"/>
        <w:r>
          <w:t xml:space="preserve">: 0.18–0.55) in females, 0.43 (95% </w:t>
        </w:r>
        <w:proofErr w:type="spellStart"/>
        <w:r>
          <w:t>CrI</w:t>
        </w:r>
        <w:proofErr w:type="spellEnd"/>
        <w:r>
          <w:t xml:space="preserve">: 0.20–0.66) in brachylabic males, and 0.46 (95% </w:t>
        </w:r>
        <w:proofErr w:type="spellStart"/>
        <w:r>
          <w:t>CrI</w:t>
        </w:r>
        <w:proofErr w:type="spellEnd"/>
        <w:r>
          <w:t>: 0.21–0.71) in macrolabic males. Pairwise differences among groups were generally small or uncertain, with contrast intervals overlapping zero across most environments (Table S6).</w:t>
        </w:r>
      </w:ins>
    </w:p>
    <w:p w14:paraId="794F881F" w14:textId="77777777" w:rsidR="00621493" w:rsidRDefault="00000000">
      <w:pPr>
        <w:pStyle w:val="BodyText"/>
        <w:rPr>
          <w:ins w:id="516" w:author="Author" w:date="2026-06-24T09:18:00Z" w16du:dateUtc="2026-06-24T13:18:00Z"/>
        </w:rPr>
      </w:pPr>
      <w:ins w:id="517" w:author="Author" w:date="2026-06-24T09:18:00Z" w16du:dateUtc="2026-06-24T13:18:00Z">
        <w:r>
          <w:t>A quadratic model had somewhat better expected out-of-sample predictive performance than the linear model (ΔELPD = 13.29, SE = 6.68; Table S4), providing some evidence of curvature in the relationship between body size and forceps length. The quadratic predictions did not substantially alter the broad comparison among phenotypic groups, although they revealed localized departures from linearity (Figure S2). Curvature was most apparent near the extremes of the observed body-size range in several macrolabic male groups, where predictions were influenced by relatively few individuals. These edge patterns should therefore be interpreted cautiously and do not necessarily imply strong curvature across the central portion of the body-size distribution. We use the linear model to summarize average condition-specific allometric exponents and treat the quadratic model as a sensitivity analysis.</w:t>
        </w:r>
      </w:ins>
    </w:p>
    <w:p w14:paraId="7B26067E" w14:textId="77777777" w:rsidR="00621493" w:rsidRDefault="00000000">
      <w:pPr>
        <w:pStyle w:val="BodyText"/>
        <w:rPr>
          <w:ins w:id="518" w:author="Author" w:date="2026-06-24T09:18:00Z" w16du:dateUtc="2026-06-24T13:18:00Z"/>
        </w:rPr>
      </w:pPr>
      <w:ins w:id="519" w:author="Author" w:date="2026-06-24T09:18:00Z" w16du:dateUtc="2026-06-24T13:18:00Z">
        <w:r>
          <w:t xml:space="preserve">Across the full set of developmental environments, there was little evidence that females and brachylabic males differed consistently in allometric slope (Table S6). The contrast interval between females and brachylabic males included zero in every diet-by-density combination </w:t>
        </w:r>
        <w:r>
          <w:lastRenderedPageBreak/>
          <w:t xml:space="preserve">examined. Macrolabic male slopes were also </w:t>
        </w:r>
        <w:proofErr w:type="gramStart"/>
        <w:r>
          <w:t>similar to</w:t>
        </w:r>
        <w:proofErr w:type="gramEnd"/>
        <w:r>
          <w:t xml:space="preserve"> those of females and brachylabic males under most environmental conditions. The clearest exception occurred under poor diet at medium density, where the estimated slope for macrolabic males (1.23, 95% </w:t>
        </w:r>
        <w:proofErr w:type="spellStart"/>
        <w:r>
          <w:t>CrI</w:t>
        </w:r>
        <w:proofErr w:type="spellEnd"/>
        <w:r>
          <w:t xml:space="preserve">: 0.77–1.73) was steeper than those estimated for females (0.33, 95% </w:t>
        </w:r>
        <w:proofErr w:type="spellStart"/>
        <w:r>
          <w:t>CrI</w:t>
        </w:r>
        <w:proofErr w:type="spellEnd"/>
        <w:r>
          <w:t xml:space="preserve">: 0.15–0.49) and brachylabic males (0.26, 95% </w:t>
        </w:r>
        <w:proofErr w:type="spellStart"/>
        <w:r>
          <w:t>CrI</w:t>
        </w:r>
        <w:proofErr w:type="spellEnd"/>
        <w:r>
          <w:t>: 0.04–0.49). Pairwise contrast intervals excluded zero in this environment (Table S6). This result should nevertheless be interpreted cautiously because the estimate was based on only 18 poor-diet macrolabic males at medium density (Table S1).</w:t>
        </w:r>
      </w:ins>
    </w:p>
    <w:p w14:paraId="7CD40BED" w14:textId="77777777" w:rsidR="00621493" w:rsidRDefault="00000000">
      <w:pPr>
        <w:pStyle w:val="BodyText"/>
        <w:rPr>
          <w:ins w:id="520" w:author="Author" w:date="2026-06-24T09:18:00Z" w16du:dateUtc="2026-06-24T13:18:00Z"/>
        </w:rPr>
      </w:pPr>
      <w:ins w:id="521" w:author="Author" w:date="2026-06-24T09:18:00Z" w16du:dateUtc="2026-06-24T13:18:00Z">
        <w:r>
          <w:t xml:space="preserve">Posterior median slopes for females and brachylabic males were below one in every developmental environment examined. The posterior median for macrolabic males exceeded one only under poor diet at medium density (1.23, 95% </w:t>
        </w:r>
        <w:proofErr w:type="spellStart"/>
        <w:r>
          <w:t>CrI</w:t>
        </w:r>
        <w:proofErr w:type="spellEnd"/>
        <w:r>
          <w:t xml:space="preserve">: 0.77–1.73). Because this credible interval included one, the evidence that this relationship was </w:t>
        </w:r>
        <w:proofErr w:type="spellStart"/>
        <w:r>
          <w:t>hyperallometric</w:t>
        </w:r>
        <w:proofErr w:type="spellEnd"/>
        <w:r>
          <w:t xml:space="preserve"> rather than isometric was uncertain. The small sample of poor-diet macrolabic males further limits inference from this treatment combination (Table S1).</w:t>
        </w:r>
      </w:ins>
    </w:p>
    <w:p w14:paraId="6DDA828C" w14:textId="77777777" w:rsidR="00621493" w:rsidRDefault="00000000">
      <w:pPr>
        <w:pStyle w:val="Heading3"/>
      </w:pPr>
      <w:bookmarkStart w:id="522" w:name="environmental-effects-on-scaling"/>
      <w:bookmarkEnd w:id="498"/>
      <w:r>
        <w:t>Environmental effects on scaling</w:t>
      </w:r>
    </w:p>
    <w:p w14:paraId="72CF3403" w14:textId="77777777" w:rsidR="00621493" w:rsidRDefault="00120AFF">
      <w:pPr>
        <w:pStyle w:val="FirstParagraph"/>
        <w:rPr>
          <w:ins w:id="523" w:author="Author" w:date="2026-06-24T09:18:00Z" w16du:dateUtc="2026-06-24T13:18:00Z"/>
        </w:rPr>
      </w:pPr>
      <w:del w:id="524" w:author="Author" w:date="2026-06-24T09:18:00Z" w16du:dateUtc="2026-06-24T13:18:00Z">
        <w:r>
          <w:delText>Environmental effects on allometry</w:delText>
        </w:r>
      </w:del>
      <w:ins w:id="525" w:author="Author" w:date="2026-06-24T09:18:00Z" w16du:dateUtc="2026-06-24T13:18:00Z">
        <w:r w:rsidR="00000000">
          <w:t>Estimated environmental differences in allometric slopes</w:t>
        </w:r>
      </w:ins>
      <w:r w:rsidR="00000000">
        <w:t xml:space="preserve"> were generally </w:t>
      </w:r>
      <w:del w:id="526" w:author="Author" w:date="2026-06-24T09:18:00Z" w16du:dateUtc="2026-06-24T13:18:00Z">
        <w:r>
          <w:delText>weak.</w:delText>
        </w:r>
      </w:del>
      <w:ins w:id="527" w:author="Author" w:date="2026-06-24T09:18:00Z" w16du:dateUtc="2026-06-24T13:18:00Z">
        <w:r w:rsidR="00000000">
          <w:t>small or uncertain.</w:t>
        </w:r>
      </w:ins>
      <w:r w:rsidR="00000000">
        <w:t xml:space="preserve"> In females, </w:t>
      </w:r>
      <w:del w:id="528" w:author="Author" w:date="2026-06-24T09:18:00Z" w16du:dateUtc="2026-06-24T13:18:00Z">
        <w:r>
          <w:delText xml:space="preserve">scaling relationships were largely parallel across </w:delText>
        </w:r>
      </w:del>
      <w:r w:rsidR="00000000">
        <w:t xml:space="preserve">diet </w:t>
      </w:r>
      <w:del w:id="529" w:author="Author" w:date="2026-06-24T09:18:00Z" w16du:dateUtc="2026-06-24T13:18:00Z">
        <w:r>
          <w:delText>and density treatments</w:delText>
        </w:r>
      </w:del>
      <w:ins w:id="530" w:author="Author" w:date="2026-06-24T09:18:00Z" w16du:dateUtc="2026-06-24T13:18:00Z">
        <w:r w:rsidR="00000000">
          <w:t>contrast intervals included zero at all densities</w:t>
        </w:r>
      </w:ins>
      <w:r w:rsidR="00000000">
        <w:t xml:space="preserve"> (</w:t>
      </w:r>
      <w:hyperlink w:anchor="fig-three">
        <w:r w:rsidR="00000000">
          <w:rPr>
            <w:rStyle w:val="Hyperlink"/>
          </w:rPr>
          <w:t>Figure 3</w:t>
        </w:r>
      </w:hyperlink>
      <w:del w:id="531" w:author="Author" w:date="2026-06-24T09:18:00Z" w16du:dateUtc="2026-06-24T13:18:00Z">
        <w:r>
          <w:delText xml:space="preserve">a), and interactions between body size and environmental variables had 95% credible intervals </w:delText>
        </w:r>
        <w:r w:rsidR="00B038F5">
          <w:delText>that overlapped</w:delText>
        </w:r>
        <w:r>
          <w:delText xml:space="preserve"> zero (Table S1), indicating little evidence </w:delText>
        </w:r>
        <w:r w:rsidR="00B038F5">
          <w:delText>of</w:delText>
        </w:r>
        <w:r>
          <w:delText xml:space="preserve"> environmentally induced changes in scaling exponents. In males, there was some indication that the nutritional environment may influence scaling relationships. The interaction between body size, sex, and diet was negative (logP × sex × diet: </w:delText>
        </w:r>
      </w:del>
      <m:oMath>
        <m:r>
          <w:del w:id="532" w:author="Author" w:date="2026-06-24T09:18:00Z" w16du:dateUtc="2026-06-24T13:18:00Z">
            <w:rPr>
              <w:rFonts w:ascii="Cambria Math" w:hAnsi="Cambria Math"/>
            </w:rPr>
            <m:t>β</m:t>
          </w:del>
        </m:r>
      </m:oMath>
      <w:del w:id="533" w:author="Author" w:date="2026-06-24T09:18:00Z" w16du:dateUtc="2026-06-24T13:18:00Z">
        <w:r>
          <w:delText xml:space="preserve"> = -0.68, 95% CrI: -1.25 – -0.11), consistent with a reduction in the steep </w:delText>
        </w:r>
        <w:r>
          <w:lastRenderedPageBreak/>
          <w:delText xml:space="preserve">male allometric slope under poor dietary conditions. This pattern is visible in </w:delText>
        </w:r>
      </w:del>
      <w:ins w:id="534" w:author="Author" w:date="2026-06-24T09:18:00Z" w16du:dateUtc="2026-06-24T13:18:00Z">
        <w:r w:rsidR="00000000">
          <w:t>; Table S7), providing little evidence that nutritional conditions altered scaling relationships. Diet contrasts for brachylabic males were likewise uncertain across all density treatments (Table S7).</w:t>
        </w:r>
      </w:ins>
    </w:p>
    <w:p w14:paraId="120B3A5F" w14:textId="77777777" w:rsidR="00621493" w:rsidRDefault="00000000">
      <w:pPr>
        <w:pStyle w:val="BodyText"/>
        <w:rPr>
          <w:ins w:id="535" w:author="Author" w:date="2026-06-24T09:18:00Z" w16du:dateUtc="2026-06-24T13:18:00Z"/>
        </w:rPr>
      </w:pPr>
      <w:ins w:id="536" w:author="Author" w:date="2026-06-24T09:18:00Z" w16du:dateUtc="2026-06-24T13:18:00Z">
        <w:r>
          <w:t>The clearest indication of environmental variation involved macrolabic males, but these estimates should be interpreted cautiously because poor-diet macrolabic males were uncommon at low density (</w:t>
        </w:r>
        <w:r>
          <w:rPr>
            <w:i/>
            <w:iCs/>
          </w:rPr>
          <w:t>n</w:t>
        </w:r>
        <w:r>
          <w:t xml:space="preserve"> = 3), medium density (</w:t>
        </w:r>
        <w:r>
          <w:rPr>
            <w:i/>
            <w:iCs/>
          </w:rPr>
          <w:t>n</w:t>
        </w:r>
        <w:r>
          <w:t xml:space="preserve"> = 18), and high density (</w:t>
        </w:r>
        <w:r>
          <w:rPr>
            <w:i/>
            <w:iCs/>
          </w:rPr>
          <w:t>n</w:t>
        </w:r>
        <w:r>
          <w:t xml:space="preserve"> = 13) (Table S1). At medium density, the estimated slope was steeper under poor diet than under good diet (good–poor contrast = -0.81, 95% </w:t>
        </w:r>
        <w:proofErr w:type="spellStart"/>
        <w:r>
          <w:t>CrI</w:t>
        </w:r>
        <w:proofErr w:type="spellEnd"/>
        <w:r>
          <w:t>: -1.33 to -0.29; Table S7). Diet contrast intervals included zero at low and high densities (Table S7).</w:t>
        </w:r>
      </w:ins>
    </w:p>
    <w:p w14:paraId="3A148180" w14:textId="5EE773AC" w:rsidR="00DF0C3E" w:rsidRDefault="00000000">
      <w:pPr>
        <w:pStyle w:val="FirstParagraph"/>
        <w:rPr>
          <w:del w:id="537" w:author="Author" w:date="2026-06-24T09:18:00Z" w16du:dateUtc="2026-06-24T13:18:00Z"/>
        </w:rPr>
      </w:pPr>
      <w:ins w:id="538" w:author="Author" w:date="2026-06-24T09:18:00Z" w16du:dateUtc="2026-06-24T13:18:00Z">
        <w:r>
          <w:t>Density contrast intervals also included zero for females and brachylabic males (</w:t>
        </w:r>
      </w:ins>
      <w:hyperlink w:anchor="fig-three">
        <w:r>
          <w:rPr>
            <w:rStyle w:val="Hyperlink"/>
          </w:rPr>
          <w:t>Figure 3</w:t>
        </w:r>
      </w:hyperlink>
      <w:del w:id="539" w:author="Author" w:date="2026-06-24T09:18:00Z" w16du:dateUtc="2026-06-24T13:18:00Z">
        <w:r w:rsidR="00120AFF">
          <w:delText>c, where slopes under a poor diet appear shallower than under a good diet, particularly at larger body sizes. However, credible intervals for several condition-specific slopes and derived contrasts overlapped zero (Table S1), indicating that support for diet-dependent changes in scaling is limited and should be interpreted with caution. By contrast, rearing density showed no consistent effect on scaling relationships. Although slopes varied slightly across density treatments (</w:delText>
        </w:r>
        <w:r w:rsidR="00DF0C3E">
          <w:fldChar w:fldCharType="begin"/>
        </w:r>
        <w:r w:rsidR="00DF0C3E">
          <w:delInstrText>HYPERLINK \l "fig-three" \h</w:delInstrText>
        </w:r>
        <w:r w:rsidR="00DF0C3E">
          <w:fldChar w:fldCharType="separate"/>
        </w:r>
        <w:r w:rsidR="00DF0C3E">
          <w:rPr>
            <w:rStyle w:val="Hyperlink"/>
          </w:rPr>
          <w:delText>Figure 3</w:delText>
        </w:r>
        <w:r w:rsidR="00DF0C3E">
          <w:fldChar w:fldCharType="end"/>
        </w:r>
        <w:r w:rsidR="00120AFF">
          <w:delText xml:space="preserve">), and interactions between body size and environmental variables had 95% credible intervals that overlapped zero (Table S1), indicating little evidence of environmentally induced changes in scaling exponents. Environmental effects on intercept terms were also limited and uncertain. Main effects of diet and density overlapped zero, and although there was weak evidence for a sex-by-diet interaction (sex × diet: </w:delText>
        </w:r>
      </w:del>
      <m:oMath>
        <m:r>
          <w:del w:id="540" w:author="Author" w:date="2026-06-24T09:18:00Z" w16du:dateUtc="2026-06-24T13:18:00Z">
            <w:rPr>
              <w:rFonts w:ascii="Cambria Math" w:hAnsi="Cambria Math"/>
            </w:rPr>
            <m:t>β</m:t>
          </w:del>
        </m:r>
      </m:oMath>
      <w:del w:id="541" w:author="Author" w:date="2026-06-24T09:18:00Z" w16du:dateUtc="2026-06-24T13:18:00Z">
        <w:r w:rsidR="00120AFF">
          <w:delText xml:space="preserve"> = 0.29, 95% CrI: -0.01 – 0.58), uncertainty in this estimate was high. As above, intercepts are not directly biologically interpretable because the body size predictor is uncentred.</w:delText>
        </w:r>
      </w:del>
    </w:p>
    <w:p w14:paraId="3FB8E424" w14:textId="77777777" w:rsidR="00DF0C3E" w:rsidRDefault="00120AFF">
      <w:pPr>
        <w:pStyle w:val="Heading3"/>
        <w:rPr>
          <w:del w:id="542" w:author="Author" w:date="2026-06-24T09:18:00Z" w16du:dateUtc="2026-06-24T13:18:00Z"/>
        </w:rPr>
      </w:pPr>
      <w:bookmarkStart w:id="543" w:name="morph-specific-patterns-in-males"/>
      <w:del w:id="544" w:author="Author" w:date="2026-06-24T09:18:00Z" w16du:dateUtc="2026-06-24T13:18:00Z">
        <w:r>
          <w:lastRenderedPageBreak/>
          <w:delText>Morph-specific patterns in males</w:delText>
        </w:r>
      </w:del>
    </w:p>
    <w:p w14:paraId="33150E59" w14:textId="0F467230" w:rsidR="00DF0C3E" w:rsidRDefault="00120AFF">
      <w:pPr>
        <w:pStyle w:val="FirstParagraph"/>
        <w:rPr>
          <w:del w:id="545" w:author="Author" w:date="2026-06-24T09:18:00Z" w16du:dateUtc="2026-06-24T13:18:00Z"/>
        </w:rPr>
      </w:pPr>
      <w:del w:id="546" w:author="Author" w:date="2026-06-24T09:18:00Z" w16du:dateUtc="2026-06-24T13:18:00Z">
        <w:r>
          <w:delText xml:space="preserve">Analyses separating male morphs (Table S2) showed clear differences in overall forceps size between morphs, with macrolabic males exhibiting larger forceps than brachylabic males (morph: </w:delText>
        </w:r>
      </w:del>
      <m:oMath>
        <m:r>
          <w:del w:id="547" w:author="Author" w:date="2026-06-24T09:18:00Z" w16du:dateUtc="2026-06-24T13:18:00Z">
            <w:rPr>
              <w:rFonts w:ascii="Cambria Math" w:hAnsi="Cambria Math"/>
            </w:rPr>
            <m:t>β</m:t>
          </w:del>
        </m:r>
      </m:oMath>
      <w:del w:id="548" w:author="Author" w:date="2026-06-24T09:18:00Z" w16du:dateUtc="2026-06-24T13:18:00Z">
        <w:r>
          <w:delText xml:space="preserve"> = 0.26, 95% CrI: 0.07 – 0.44). Allometric slopes were positive across morphs (logP: </w:delText>
        </w:r>
      </w:del>
      <m:oMath>
        <m:r>
          <w:del w:id="549" w:author="Author" w:date="2026-06-24T09:18:00Z" w16du:dateUtc="2026-06-24T13:18:00Z">
            <w:rPr>
              <w:rFonts w:ascii="Cambria Math" w:hAnsi="Cambria Math"/>
            </w:rPr>
            <m:t>β</m:t>
          </w:del>
        </m:r>
      </m:oMath>
      <w:del w:id="550" w:author="Author" w:date="2026-06-24T09:18:00Z" w16du:dateUtc="2026-06-24T13:18:00Z">
        <w:r>
          <w:delText xml:space="preserve"> = 0.36, 95% CrI: 0.14 – 0.59), but there was little evidence for consistent differences in scaling exponents between morphs (logP × morph: </w:delText>
        </w:r>
      </w:del>
      <m:oMath>
        <m:r>
          <w:del w:id="551" w:author="Author" w:date="2026-06-24T09:18:00Z" w16du:dateUtc="2026-06-24T13:18:00Z">
            <w:rPr>
              <w:rFonts w:ascii="Cambria Math" w:hAnsi="Cambria Math"/>
            </w:rPr>
            <m:t>β</m:t>
          </w:del>
        </m:r>
      </m:oMath>
      <w:del w:id="552" w:author="Author" w:date="2026-06-24T09:18:00Z" w16du:dateUtc="2026-06-24T13:18:00Z">
        <w:r>
          <w:delText xml:space="preserve"> = 0.08, 95% CrI: -0.24 – 0.40). Visual patterns suggest that macrolabic males may exhibit greater sensitivity of scaling relationships to diet (</w:delText>
        </w:r>
        <w:r w:rsidR="00DF0C3E">
          <w:fldChar w:fldCharType="begin"/>
        </w:r>
        <w:r w:rsidR="00DF0C3E">
          <w:delInstrText>HYPERLINK \l "fig-three" \h</w:delInstrText>
        </w:r>
        <w:r w:rsidR="00DF0C3E">
          <w:fldChar w:fldCharType="separate"/>
        </w:r>
        <w:r w:rsidR="00DF0C3E">
          <w:rPr>
            <w:rStyle w:val="Hyperlink"/>
          </w:rPr>
          <w:delText>Figure 3</w:delText>
        </w:r>
        <w:r w:rsidR="00DF0C3E">
          <w:fldChar w:fldCharType="end"/>
        </w:r>
        <w:r>
          <w:delText>c), whereas brachylabic males show more parallel scaling relationships across treatments (</w:delText>
        </w:r>
        <w:r w:rsidR="00DF0C3E">
          <w:fldChar w:fldCharType="begin"/>
        </w:r>
        <w:r w:rsidR="00DF0C3E">
          <w:delInstrText>HYPERLINK \l "fig-three" \h</w:delInstrText>
        </w:r>
        <w:r w:rsidR="00DF0C3E">
          <w:fldChar w:fldCharType="separate"/>
        </w:r>
        <w:r w:rsidR="00DF0C3E">
          <w:rPr>
            <w:rStyle w:val="Hyperlink"/>
          </w:rPr>
          <w:delText>Figure 3</w:delText>
        </w:r>
        <w:r w:rsidR="00DF0C3E">
          <w:fldChar w:fldCharType="end"/>
        </w:r>
        <w:r>
          <w:delText xml:space="preserve">b). However, statistical support for morph-specific differences in slope plasticity was weak, with credible intervals for interactions between body size, morph, and environmental variables overlapping zero (Table S2; </w:delText>
        </w:r>
        <w:r w:rsidR="00DF0C3E">
          <w:fldChar w:fldCharType="begin"/>
        </w:r>
        <w:r w:rsidR="00DF0C3E">
          <w:delInstrText>HYPERLINK \l "fig-four" \h</w:delInstrText>
        </w:r>
        <w:r w:rsidR="00DF0C3E">
          <w:fldChar w:fldCharType="separate"/>
        </w:r>
        <w:r w:rsidR="00DF0C3E">
          <w:rPr>
            <w:rStyle w:val="Hyperlink"/>
          </w:rPr>
          <w:delText>Figure 4</w:delText>
        </w:r>
        <w:r w:rsidR="00DF0C3E">
          <w:fldChar w:fldCharType="end"/>
        </w:r>
        <w:r>
          <w:delText>). Our results indicate that while male morphs differ clearly in overall trait expression, there is limited evidence that they differ consistently in the environmental sensitivity of allometric scaling.</w:delText>
        </w:r>
      </w:del>
    </w:p>
    <w:bookmarkEnd w:id="543"/>
    <w:p w14:paraId="53CB1BE9" w14:textId="77777777" w:rsidR="00621493" w:rsidRDefault="00000000">
      <w:pPr>
        <w:pStyle w:val="BodyText"/>
        <w:rPr>
          <w:ins w:id="553" w:author="Author" w:date="2026-06-24T09:18:00Z" w16du:dateUtc="2026-06-24T13:18:00Z"/>
        </w:rPr>
      </w:pPr>
      <w:ins w:id="554" w:author="Author" w:date="2026-06-24T09:18:00Z" w16du:dateUtc="2026-06-24T13:18:00Z">
        <w:r>
          <w:t xml:space="preserve">; Table S8). Among poor-diet macrolabic males, the estimated slope at medium density exceeded those at low density (low–medium contrast = -1.26, 95% </w:t>
        </w:r>
        <w:proofErr w:type="spellStart"/>
        <w:r>
          <w:t>CrI</w:t>
        </w:r>
        <w:proofErr w:type="spellEnd"/>
        <w:r>
          <w:t xml:space="preserve">: -2.26 to -0.29) and high density (medium–high contrast = 1.20, 95% </w:t>
        </w:r>
        <w:proofErr w:type="spellStart"/>
        <w:r>
          <w:t>CrI</w:t>
        </w:r>
        <w:proofErr w:type="spellEnd"/>
        <w:r>
          <w:t xml:space="preserve">: 0.29 to 2.02; Table S8). Thus, the clearest estimated environmental differences were associated with </w:t>
        </w:r>
        <w:proofErr w:type="gramStart"/>
        <w:r>
          <w:t>poor-diet</w:t>
        </w:r>
        <w:proofErr w:type="gramEnd"/>
        <w:r>
          <w:t xml:space="preserve"> macrolabic males at medium density. Because all three poor-diet macrolabic groups had small samples, these contrasts should be regarded as provisional.</w:t>
        </w:r>
      </w:ins>
    </w:p>
    <w:p w14:paraId="31FAABD6" w14:textId="77777777" w:rsidR="00621493" w:rsidRDefault="00000000">
      <w:pPr>
        <w:pStyle w:val="Heading3"/>
      </w:pPr>
      <w:bookmarkStart w:id="555" w:name="among-family-variation"/>
      <w:bookmarkEnd w:id="522"/>
      <w:r>
        <w:t>Among-family variation</w:t>
      </w:r>
    </w:p>
    <w:p w14:paraId="789F03AF" w14:textId="77777777" w:rsidR="00621493" w:rsidRDefault="00120AFF">
      <w:pPr>
        <w:pStyle w:val="FirstParagraph"/>
        <w:rPr>
          <w:ins w:id="556" w:author="Author" w:date="2026-06-24T09:18:00Z" w16du:dateUtc="2026-06-24T13:18:00Z"/>
        </w:rPr>
      </w:pPr>
      <w:del w:id="557" w:author="Author" w:date="2026-06-24T09:18:00Z" w16du:dateUtc="2026-06-24T13:18:00Z">
        <w:r>
          <w:delText>Variation</w:delText>
        </w:r>
      </w:del>
      <w:ins w:id="558" w:author="Author" w:date="2026-06-24T09:18:00Z" w16du:dateUtc="2026-06-24T13:18:00Z">
        <w:r w:rsidR="00000000">
          <w:t>Estimated variation</w:t>
        </w:r>
      </w:ins>
      <w:r w:rsidR="00000000">
        <w:t xml:space="preserve"> among</w:t>
      </w:r>
      <w:ins w:id="559" w:author="Author" w:date="2026-06-24T09:18:00Z" w16du:dateUtc="2026-06-24T13:18:00Z">
        <w:r w:rsidR="00000000">
          <w:t xml:space="preserve"> maternal</w:t>
        </w:r>
      </w:ins>
      <w:r w:rsidR="00000000">
        <w:t xml:space="preserve"> families was </w:t>
      </w:r>
      <w:del w:id="560" w:author="Author" w:date="2026-06-24T09:18:00Z" w16du:dateUtc="2026-06-24T13:18:00Z">
        <w:r>
          <w:delText>modest but non-zero</w:delText>
        </w:r>
      </w:del>
      <w:ins w:id="561" w:author="Author" w:date="2026-06-24T09:18:00Z" w16du:dateUtc="2026-06-24T13:18:00Z">
        <w:r w:rsidR="00000000">
          <w:t>small</w:t>
        </w:r>
      </w:ins>
      <w:r w:rsidR="00000000">
        <w:t xml:space="preserve"> (Table </w:t>
      </w:r>
      <w:del w:id="562" w:author="Author" w:date="2026-06-24T09:18:00Z" w16du:dateUtc="2026-06-24T13:18:00Z">
        <w:r>
          <w:delText>S1</w:delText>
        </w:r>
      </w:del>
      <w:ins w:id="563" w:author="Author" w:date="2026-06-24T09:18:00Z" w16du:dateUtc="2026-06-24T13:18:00Z">
        <w:r w:rsidR="00000000">
          <w:t>S3</w:t>
        </w:r>
      </w:ins>
      <w:r w:rsidR="00000000">
        <w:t>). The</w:t>
      </w:r>
      <w:ins w:id="564" w:author="Author" w:date="2026-06-24T09:18:00Z" w16du:dateUtc="2026-06-24T13:18:00Z">
        <w:r w:rsidR="00000000">
          <w:t xml:space="preserve"> posterior median</w:t>
        </w:r>
      </w:ins>
      <w:r w:rsidR="00000000">
        <w:t xml:space="preserve"> standard deviation of family-level intercepts was </w:t>
      </w:r>
      <w:del w:id="565" w:author="Author" w:date="2026-06-24T09:18:00Z" w16du:dateUtc="2026-06-24T13:18:00Z">
        <w:r>
          <w:delText>low (</w:delText>
        </w:r>
      </w:del>
      <m:oMath>
        <m:r>
          <w:del w:id="566" w:author="Author" w:date="2026-06-24T09:18:00Z" w16du:dateUtc="2026-06-24T13:18:00Z">
            <w:rPr>
              <w:rFonts w:ascii="Cambria Math" w:hAnsi="Cambria Math"/>
            </w:rPr>
            <m:t>σ</m:t>
          </w:del>
        </m:r>
      </m:oMath>
      <w:del w:id="567" w:author="Author" w:date="2026-06-24T09:18:00Z" w16du:dateUtc="2026-06-24T13:18:00Z">
        <w:r>
          <w:rPr>
            <w:vertAlign w:val="subscript"/>
          </w:rPr>
          <w:delText>Intercept</w:delText>
        </w:r>
        <w:r>
          <w:delText xml:space="preserve"> = </w:delText>
        </w:r>
        <w:r>
          <w:lastRenderedPageBreak/>
          <w:delText xml:space="preserve">0.03, </w:delText>
        </w:r>
      </w:del>
      <w:ins w:id="568" w:author="Author" w:date="2026-06-24T09:18:00Z" w16du:dateUtc="2026-06-24T13:18:00Z">
        <w:r w:rsidR="00000000">
          <w:t>0.02 (</w:t>
        </w:r>
      </w:ins>
      <w:r w:rsidR="00000000">
        <w:t xml:space="preserve">95% </w:t>
      </w:r>
      <w:proofErr w:type="spellStart"/>
      <w:r w:rsidR="00000000">
        <w:t>CrI</w:t>
      </w:r>
      <w:proofErr w:type="spellEnd"/>
      <w:r w:rsidR="00000000">
        <w:t>: 0.</w:t>
      </w:r>
      <w:del w:id="569" w:author="Author" w:date="2026-06-24T09:18:00Z" w16du:dateUtc="2026-06-24T13:18:00Z">
        <w:r>
          <w:delText xml:space="preserve">001 – </w:delText>
        </w:r>
      </w:del>
      <w:ins w:id="570" w:author="Author" w:date="2026-06-24T09:18:00Z" w16du:dateUtc="2026-06-24T13:18:00Z">
        <w:r w:rsidR="00000000">
          <w:t>00–</w:t>
        </w:r>
      </w:ins>
      <w:r w:rsidR="00000000">
        <w:t>0.</w:t>
      </w:r>
      <w:del w:id="571" w:author="Author" w:date="2026-06-24T09:18:00Z" w16du:dateUtc="2026-06-24T13:18:00Z">
        <w:r>
          <w:delText>071</w:delText>
        </w:r>
      </w:del>
      <w:ins w:id="572" w:author="Author" w:date="2026-06-24T09:18:00Z" w16du:dateUtc="2026-06-24T13:18:00Z">
        <w:r w:rsidR="00000000">
          <w:t>07</w:t>
        </w:r>
      </w:ins>
      <w:r w:rsidR="00000000">
        <w:t xml:space="preserve">), indicating limited </w:t>
      </w:r>
      <w:del w:id="573" w:author="Author" w:date="2026-06-24T09:18:00Z" w16du:dateUtc="2026-06-24T13:18:00Z">
        <w:r>
          <w:delText>variation among families in overall trait values. There was somewhat greater</w:delText>
        </w:r>
      </w:del>
      <w:ins w:id="574" w:author="Author" w:date="2026-06-24T09:18:00Z" w16du:dateUtc="2026-06-24T13:18:00Z">
        <w:r w:rsidR="00000000">
          <w:t>among-family</w:t>
        </w:r>
      </w:ins>
      <w:r w:rsidR="00000000">
        <w:t xml:space="preserve"> variation in </w:t>
      </w:r>
      <w:ins w:id="575" w:author="Author" w:date="2026-06-24T09:18:00Z" w16du:dateUtc="2026-06-24T13:18:00Z">
        <w:r w:rsidR="00000000">
          <w:t xml:space="preserve">forceps expression after accounting for body size, phenotypic group, diet, and density. The standard deviation of family-level </w:t>
        </w:r>
      </w:ins>
      <w:r w:rsidR="00000000">
        <w:t xml:space="preserve">allometric slopes </w:t>
      </w:r>
      <w:del w:id="576" w:author="Author" w:date="2026-06-24T09:18:00Z" w16du:dateUtc="2026-06-24T13:18:00Z">
        <w:r>
          <w:delText>among families (</w:delText>
        </w:r>
      </w:del>
      <m:oMath>
        <m:r>
          <w:del w:id="577" w:author="Author" w:date="2026-06-24T09:18:00Z" w16du:dateUtc="2026-06-24T13:18:00Z">
            <w:rPr>
              <w:rFonts w:ascii="Cambria Math" w:hAnsi="Cambria Math"/>
            </w:rPr>
            <m:t>σ</m:t>
          </w:del>
        </m:r>
      </m:oMath>
      <w:del w:id="578" w:author="Author" w:date="2026-06-24T09:18:00Z" w16du:dateUtc="2026-06-24T13:18:00Z">
        <w:r>
          <w:rPr>
            <w:vertAlign w:val="subscript"/>
          </w:rPr>
          <w:delText>logP</w:delText>
        </w:r>
        <w:r>
          <w:delText xml:space="preserve"> = </w:delText>
        </w:r>
      </w:del>
      <w:ins w:id="579" w:author="Author" w:date="2026-06-24T09:18:00Z" w16du:dateUtc="2026-06-24T13:18:00Z">
        <w:r w:rsidR="00000000">
          <w:t xml:space="preserve">was </w:t>
        </w:r>
      </w:ins>
      <w:r w:rsidR="00000000">
        <w:t>0.05</w:t>
      </w:r>
      <w:del w:id="580" w:author="Author" w:date="2026-06-24T09:18:00Z" w16du:dateUtc="2026-06-24T13:18:00Z">
        <w:r>
          <w:delText xml:space="preserve">, </w:delText>
        </w:r>
      </w:del>
      <w:ins w:id="581" w:author="Author" w:date="2026-06-24T09:18:00Z" w16du:dateUtc="2026-06-24T13:18:00Z">
        <w:r w:rsidR="00000000">
          <w:t xml:space="preserve"> (</w:t>
        </w:r>
      </w:ins>
      <w:r w:rsidR="00000000">
        <w:t xml:space="preserve">95% </w:t>
      </w:r>
      <w:proofErr w:type="spellStart"/>
      <w:r w:rsidR="00000000">
        <w:t>CrI</w:t>
      </w:r>
      <w:proofErr w:type="spellEnd"/>
      <w:r w:rsidR="00000000">
        <w:t>: 0.</w:t>
      </w:r>
      <w:del w:id="582" w:author="Author" w:date="2026-06-24T09:18:00Z" w16du:dateUtc="2026-06-24T13:18:00Z">
        <w:r>
          <w:delText xml:space="preserve">004 – </w:delText>
        </w:r>
      </w:del>
      <w:ins w:id="583" w:author="Author" w:date="2026-06-24T09:18:00Z" w16du:dateUtc="2026-06-24T13:18:00Z">
        <w:r w:rsidR="00000000">
          <w:t>02–</w:t>
        </w:r>
      </w:ins>
      <w:r w:rsidR="00000000">
        <w:t>0.</w:t>
      </w:r>
      <w:del w:id="584" w:author="Author" w:date="2026-06-24T09:18:00Z" w16du:dateUtc="2026-06-24T13:18:00Z">
        <w:r>
          <w:delText xml:space="preserve">126), consistent with </w:delText>
        </w:r>
      </w:del>
      <w:ins w:id="585" w:author="Author" w:date="2026-06-24T09:18:00Z" w16du:dateUtc="2026-06-24T13:18:00Z">
        <w:r w:rsidR="00000000">
          <w:t xml:space="preserve">14), indicating some uncertainty and variation among families in </w:t>
        </w:r>
      </w:ins>
      <w:r w:rsidR="00000000">
        <w:t xml:space="preserve">the </w:t>
      </w:r>
      <w:del w:id="586" w:author="Author" w:date="2026-06-24T09:18:00Z" w16du:dateUtc="2026-06-24T13:18:00Z">
        <w:r>
          <w:delText xml:space="preserve">spread of slope estimates shown in </w:delText>
        </w:r>
        <w:r w:rsidR="00DF0C3E">
          <w:fldChar w:fldCharType="begin"/>
        </w:r>
        <w:r w:rsidR="00DF0C3E">
          <w:delInstrText>HYPERLINK \l "fig-four" \h</w:delInstrText>
        </w:r>
        <w:r w:rsidR="00DF0C3E">
          <w:fldChar w:fldCharType="separate"/>
        </w:r>
        <w:r w:rsidR="00DF0C3E">
          <w:rPr>
            <w:rStyle w:val="Hyperlink"/>
          </w:rPr>
          <w:delText>Figure 4</w:delText>
        </w:r>
        <w:r w:rsidR="00DF0C3E">
          <w:fldChar w:fldCharType="end"/>
        </w:r>
        <w:r>
          <w:delText xml:space="preserve">. </w:delText>
        </w:r>
      </w:del>
      <w:ins w:id="587" w:author="Author" w:date="2026-06-24T09:18:00Z" w16du:dateUtc="2026-06-24T13:18:00Z">
        <w:r w:rsidR="00000000">
          <w:t>relationship between body size and forceps length.</w:t>
        </w:r>
      </w:ins>
    </w:p>
    <w:p w14:paraId="075D53B4" w14:textId="77777777" w:rsidR="00621493" w:rsidRDefault="00000000">
      <w:pPr>
        <w:pStyle w:val="BodyText"/>
        <w:pPrChange w:id="588" w:author="Author" w:date="2026-06-24T09:18:00Z" w16du:dateUtc="2026-06-24T13:18:00Z">
          <w:pPr>
            <w:pStyle w:val="FirstParagraph"/>
          </w:pPr>
        </w:pPrChange>
      </w:pPr>
      <w:r>
        <w:t>The correlation between family-level intercepts and slopes was negative but highly uncertain (</w:t>
      </w:r>
      <w:r>
        <w:rPr>
          <w:i/>
          <w:iCs/>
        </w:rPr>
        <w:t>r</w:t>
      </w:r>
      <w:r>
        <w:t xml:space="preserve"> = -0.</w:t>
      </w:r>
      <w:del w:id="589" w:author="Author" w:date="2026-06-24T09:18:00Z" w16du:dateUtc="2026-06-24T13:18:00Z">
        <w:r w:rsidR="00120AFF">
          <w:delText>21</w:delText>
        </w:r>
      </w:del>
      <w:ins w:id="590" w:author="Author" w:date="2026-06-24T09:18:00Z" w16du:dateUtc="2026-06-24T13:18:00Z">
        <w:r>
          <w:t>79,</w:t>
        </w:r>
      </w:ins>
      <w:r>
        <w:t xml:space="preserve"> 95% </w:t>
      </w:r>
      <w:proofErr w:type="spellStart"/>
      <w:r>
        <w:t>CrI</w:t>
      </w:r>
      <w:proofErr w:type="spellEnd"/>
      <w:r>
        <w:t>: -0.</w:t>
      </w:r>
      <w:del w:id="591" w:author="Author" w:date="2026-06-24T09:18:00Z" w16du:dateUtc="2026-06-24T13:18:00Z">
        <w:r w:rsidR="00120AFF">
          <w:delText xml:space="preserve">91 – </w:delText>
        </w:r>
      </w:del>
      <w:ins w:id="592" w:author="Author" w:date="2026-06-24T09:18:00Z" w16du:dateUtc="2026-06-24T13:18:00Z">
        <w:r>
          <w:t>99–</w:t>
        </w:r>
      </w:ins>
      <w:r>
        <w:t>0.</w:t>
      </w:r>
      <w:del w:id="593" w:author="Author" w:date="2026-06-24T09:18:00Z" w16du:dateUtc="2026-06-24T13:18:00Z">
        <w:r w:rsidR="00120AFF">
          <w:delText>76</w:delText>
        </w:r>
      </w:del>
      <w:ins w:id="594" w:author="Author" w:date="2026-06-24T09:18:00Z" w16du:dateUtc="2026-06-24T13:18:00Z">
        <w:r>
          <w:t>58</w:t>
        </w:r>
      </w:ins>
      <w:r>
        <w:t xml:space="preserve">), providing little evidence for a consistent association between </w:t>
      </w:r>
      <w:del w:id="595" w:author="Author" w:date="2026-06-24T09:18:00Z" w16du:dateUtc="2026-06-24T13:18:00Z">
        <w:r w:rsidR="00120AFF">
          <w:delText>intercepts</w:delText>
        </w:r>
      </w:del>
      <w:ins w:id="596" w:author="Author" w:date="2026-06-24T09:18:00Z" w16du:dateUtc="2026-06-24T13:18:00Z">
        <w:r>
          <w:t>forceps expression</w:t>
        </w:r>
      </w:ins>
      <w:r>
        <w:t xml:space="preserve"> and </w:t>
      </w:r>
      <w:ins w:id="597" w:author="Author" w:date="2026-06-24T09:18:00Z" w16du:dateUtc="2026-06-24T13:18:00Z">
        <w:r>
          <w:t xml:space="preserve">allometric </w:t>
        </w:r>
      </w:ins>
      <w:r>
        <w:t>scaling among families.</w:t>
      </w:r>
      <w:ins w:id="598" w:author="Author" w:date="2026-06-24T09:18:00Z" w16du:dateUtc="2026-06-24T13:18:00Z">
        <w:r>
          <w:t xml:space="preserve"> Variation among rearing dishes was small (SD = 0.01, 95% </w:t>
        </w:r>
        <w:proofErr w:type="spellStart"/>
        <w:r>
          <w:t>CrI</w:t>
        </w:r>
        <w:proofErr w:type="spellEnd"/>
        <w:r>
          <w:t xml:space="preserve">: 0.00–0.02), as was residual variation (SD = 0.07, 95% </w:t>
        </w:r>
        <w:proofErr w:type="spellStart"/>
        <w:r>
          <w:t>CrI</w:t>
        </w:r>
        <w:proofErr w:type="spellEnd"/>
        <w:r>
          <w:t>: 0.07–0.08).</w:t>
        </w:r>
      </w:ins>
    </w:p>
    <w:p w14:paraId="2260CEEC" w14:textId="77777777" w:rsidR="00621493" w:rsidRDefault="00000000">
      <w:pPr>
        <w:pStyle w:val="Heading1"/>
      </w:pPr>
      <w:bookmarkStart w:id="599" w:name="discussion"/>
      <w:bookmarkEnd w:id="447"/>
      <w:bookmarkEnd w:id="555"/>
      <w:r>
        <w:t>Discussion</w:t>
      </w:r>
    </w:p>
    <w:p w14:paraId="76EF05DA" w14:textId="77777777" w:rsidR="00621493" w:rsidRDefault="00000000">
      <w:pPr>
        <w:pStyle w:val="FirstParagraph"/>
        <w:rPr>
          <w:ins w:id="600" w:author="Author" w:date="2026-06-24T09:18:00Z" w16du:dateUtc="2026-06-24T13:18:00Z"/>
        </w:rPr>
      </w:pPr>
      <w:ins w:id="601" w:author="Author" w:date="2026-06-24T09:18:00Z" w16du:dateUtc="2026-06-24T13:18:00Z">
        <w:r>
          <w:t>Static allometries are often treated as stable descriptors of morphological architecture (Huxley 1932; Gould 1966; Voje 2016), yet the extent to which scaling relationships vary among phenotypes and environments remains an important question in evolutionary biology (</w:t>
        </w:r>
        <w:proofErr w:type="spellStart"/>
        <w:r>
          <w:t>Pélabon</w:t>
        </w:r>
        <w:proofErr w:type="spellEnd"/>
        <w:r>
          <w:t xml:space="preserve"> et al. 2014; Voje 2016). By </w:t>
        </w:r>
        <w:proofErr w:type="spellStart"/>
        <w:r>
          <w:t>analysing</w:t>
        </w:r>
        <w:proofErr w:type="spellEnd"/>
        <w:r>
          <w:t xml:space="preserve"> females, brachylabic males, and macrolabic males as separate phenotypic groups, we found that forceps allometry in the European earwig was </w:t>
        </w:r>
        <w:proofErr w:type="spellStart"/>
        <w:r>
          <w:t>characterised</w:t>
        </w:r>
        <w:proofErr w:type="spellEnd"/>
        <w:r>
          <w:t xml:space="preserve"> more by similarity than by consistent divergence. There was no clear evidence that females and brachylabic males differed in slope in any developmental environment, and macrolabic male slopes were also </w:t>
        </w:r>
        <w:proofErr w:type="gramStart"/>
        <w:r>
          <w:t>similar to</w:t>
        </w:r>
        <w:proofErr w:type="gramEnd"/>
        <w:r>
          <w:t xml:space="preserve"> those of the other groups under most conditions. Where a clear slope difference was estimated, it involved macrolabic males under poor diet at medium density, a </w:t>
        </w:r>
        <w:r>
          <w:lastRenderedPageBreak/>
          <w:t>treatment combination represented by only 18 individuals. Environmental contrasts were otherwise generally small or uncertain. These results suggest that forceps allometry is broadly similar across phenotypes and environments, while leaving open the possibility of limited, context-dependent divergence associated with the exaggerated male morph.</w:t>
        </w:r>
      </w:ins>
    </w:p>
    <w:p w14:paraId="4AC07F65" w14:textId="77777777" w:rsidR="00621493" w:rsidRDefault="00000000">
      <w:pPr>
        <w:pStyle w:val="BodyText"/>
        <w:rPr>
          <w:ins w:id="602" w:author="Author" w:date="2026-06-24T09:18:00Z" w16du:dateUtc="2026-06-24T13:18:00Z"/>
        </w:rPr>
      </w:pPr>
      <w:ins w:id="603" w:author="Author" w:date="2026-06-24T09:18:00Z" w16du:dateUtc="2026-06-24T13:18:00Z">
        <w:r>
          <w:t xml:space="preserve">These findings differ quantitatively from two influential earlier analyses of </w:t>
        </w:r>
        <w:r>
          <w:rPr>
            <w:i/>
            <w:iCs/>
          </w:rPr>
          <w:t xml:space="preserve">F. </w:t>
        </w:r>
        <w:proofErr w:type="spellStart"/>
        <w:r>
          <w:rPr>
            <w:i/>
            <w:iCs/>
          </w:rPr>
          <w:t>auricularia</w:t>
        </w:r>
        <w:proofErr w:type="spellEnd"/>
        <w:r>
          <w:t xml:space="preserve">. In two field populations from the Farne Islands, Tomkins and Simmons reported least-squares slopes of 0.68–0.70 for brachylabic males and 1.70–1.94 for macrolabic males, together with still steeper reduced-major-axis </w:t>
        </w:r>
        <w:proofErr w:type="gramStart"/>
        <w:r>
          <w:t>estimates, and</w:t>
        </w:r>
        <w:proofErr w:type="gramEnd"/>
        <w:r>
          <w:t xml:space="preserve"> concluded that the morphs differed in both slope and elevation (Tomkins and Simmons 1996). Tomkins et al. subsequently reported reduced-major-axis slopes of 1.15 for minor males, 3.95 for all major males, and 1.78 for asymptotic major males, interpreting the broken log–log relationship as evidence of size-dependent reprogramming (Tomkins et al. 2005). Our data likewise recover discrete male forceps modes, extensive overlap in body size, and a pronounced difference in average forceps expression, but they do not consistently recover steep macrolabic slopes: posterior medians were below 1 in nearly all environments, and morph contrasts were usually uncertain. Across studies, therefore, discontinuity in forceps expression appears more repeatable than strong divergence in within-morph allometric slope.</w:t>
        </w:r>
      </w:ins>
    </w:p>
    <w:p w14:paraId="55E421A1" w14:textId="77777777" w:rsidR="00621493" w:rsidRDefault="00000000">
      <w:pPr>
        <w:pStyle w:val="BodyText"/>
        <w:rPr>
          <w:ins w:id="604" w:author="Author" w:date="2026-06-24T09:18:00Z" w16du:dateUtc="2026-06-24T13:18:00Z"/>
        </w:rPr>
      </w:pPr>
      <w:ins w:id="605" w:author="Author" w:date="2026-06-24T09:18:00Z" w16du:dateUtc="2026-06-24T13:18:00Z">
        <w:r>
          <w:t xml:space="preserve">Direct numerical comparisons should nevertheless be made cautiously. The earlier studies </w:t>
        </w:r>
        <w:proofErr w:type="spellStart"/>
        <w:r>
          <w:t>analysed</w:t>
        </w:r>
        <w:proofErr w:type="spellEnd"/>
        <w:r>
          <w:t xml:space="preserve"> field-collected males from UK island populations, used pronotum width as the body-size measure, and classified morphs by forceps shape or forceps-length cutoffs; they also relied on least-squares or reduced major axis regressions. We </w:t>
        </w:r>
        <w:proofErr w:type="spellStart"/>
        <w:r>
          <w:t>analysed</w:t>
        </w:r>
        <w:proofErr w:type="spellEnd"/>
        <w:r>
          <w:t xml:space="preserve"> laboratory-reared offspring from a Montréal population of </w:t>
        </w:r>
        <w:r>
          <w:rPr>
            <w:i/>
            <w:iCs/>
          </w:rPr>
          <w:t xml:space="preserve">F. </w:t>
        </w:r>
        <w:proofErr w:type="spellStart"/>
        <w:r>
          <w:rPr>
            <w:i/>
            <w:iCs/>
          </w:rPr>
          <w:t>auricularia</w:t>
        </w:r>
        <w:proofErr w:type="spellEnd"/>
        <w:r>
          <w:rPr>
            <w:i/>
            <w:iCs/>
          </w:rPr>
          <w:t xml:space="preserve"> sensu lato</w:t>
        </w:r>
        <w:r>
          <w:t xml:space="preserve">, used pronotum length, classified males using </w:t>
        </w:r>
        <w:r>
          <w:lastRenderedPageBreak/>
          <w:t xml:space="preserve">mixture modelling of forceps length, and estimated conditional slopes within developmental environments using a hierarchical Bayesian regression. </w:t>
        </w:r>
        <w:proofErr w:type="gramStart"/>
        <w:r>
          <w:t>In particular, reduced-major-axis</w:t>
        </w:r>
        <w:proofErr w:type="gramEnd"/>
        <w:r>
          <w:t xml:space="preserve"> slopes are not directly equivalent to the conditional regression slopes estimated here. Even with these differences, the qualitative contrast is substantial and suggests that steep macrolabic hyperallometry may vary among populations, lineages, or developmental contexts, or may be sensitive to how morphs and body size are defined.</w:t>
        </w:r>
      </w:ins>
    </w:p>
    <w:p w14:paraId="15B1FC1F" w14:textId="77777777" w:rsidR="00DF0C3E" w:rsidRDefault="00000000">
      <w:pPr>
        <w:pStyle w:val="FirstParagraph"/>
        <w:rPr>
          <w:del w:id="606" w:author="Author" w:date="2026-06-24T09:18:00Z" w16du:dateUtc="2026-06-24T13:18:00Z"/>
        </w:rPr>
      </w:pPr>
      <w:ins w:id="607" w:author="Author" w:date="2026-06-24T09:18:00Z" w16du:dateUtc="2026-06-24T13:18:00Z">
        <w:r>
          <w:t xml:space="preserve">Sexual dimorphism is classically framed as the divergence of males from a shared female “ground plan,” with males viewed as modified females and exaggerated male traits interpreted as departures from a default developmental </w:t>
        </w:r>
        <w:proofErr w:type="spellStart"/>
        <w:r>
          <w:t>programme</w:t>
        </w:r>
        <w:proofErr w:type="spellEnd"/>
        <w:r>
          <w:t xml:space="preserve"> (Darwin 1871; </w:t>
        </w:r>
        <w:proofErr w:type="spellStart"/>
        <w:r>
          <w:t>Bonduriansky</w:t>
        </w:r>
        <w:proofErr w:type="spellEnd"/>
        <w:r>
          <w:t xml:space="preserve"> 2007b). Under this view, alternative male morphs might differ from females in proportion to their degree of exaggeration. Our results provide only limited support for this expectation: brachylabic male slopes did not clearly differ from female slopes, whereas the clearest estimated departure involved macrolabic males in one sparsely sampled developmental environment. The principal distinction between the male morphs in our data was therefore one of forceps elevation and absolute expression rather than a consistently different scaling exponent. This distinction does not rule out a developmental threshold or reprogramming event, because such a transition could alter the elevation or timing of weapon growth without generating a uniformly steeper adult static allometry in every environment. However, because morphs were classified from the adult forceps distribution, the present analysis cannot independently demonstrate a developmental switch. Threshold models in horned beetles have likewise proposed reduced activation of weapon-growth pathways in minor males, although the extent to which alternative morphs are developmentally uncoupled remains debated (Tomkins et al. 2005; Emlen et al. 2007). Comparative evidence from </w:t>
        </w:r>
        <w:r>
          <w:lastRenderedPageBreak/>
          <w:t xml:space="preserve">neotropical harvestmen suggests that minor-male weapon expression may track female expression more closely than major-male expression across species (Buzatto et al. </w:t>
        </w:r>
      </w:ins>
      <w:moveToRangeStart w:id="608" w:author="Author" w:date="2026-06-24T09:18:00Z" w:name="move233185154"/>
      <w:moveTo w:id="609" w:author="Author" w:date="2026-06-24T09:18:00Z" w16du:dateUtc="2026-06-24T13:18:00Z">
        <w:r>
          <w:t xml:space="preserve">2014). </w:t>
        </w:r>
      </w:moveTo>
      <w:moveToRangeEnd w:id="608"/>
      <w:del w:id="610" w:author="Author" w:date="2026-06-24T09:18:00Z" w16du:dateUtc="2026-06-24T13:18:00Z">
        <w:r w:rsidR="00120AFF">
          <w:delText>Static allometries are often regarded as stable descriptors of morphological architecture (Huxley 1932; Gould 1966; Voje 2016). However, the evolutionary flexibility of scaling relationships remains debated, with some studies suggesting that slopes can evolve yet remain constrained by developmental integration (Harrison 2015). Our findings indicate that allometric slopes are largely stable but can vary modestly with environmental conditions, although this plasticity is uneven. In the European earwig, weapon exaggeration is not fully described by a single static slope, but instead shows patterns consistent with scaling relationships that differ between sexes and vary across developmental environments. Males exhibited steep positive allometry, consistent with expectations for sexually selected weapons (Kelly 2005; Kodric-Brown et al. 2006; Bonduriansky 2007a), and slopes tended to be shallower under nutritional stress. However, uncertainty in several condition-specific estimates indicates that support for slope plasticity is limited and context-dependent. Females, by contrast, showed comparatively stable scaling relationships across environments. Together, these results suggest that the allometric slope is largely stable but may exhibit modest environmental sensitivity, rather than representing a strictly fixed constant (Frankino et al. 2005; Shingleton et al. 2007; Nijhout and German 2012). Accordingly, our study provides evidence that condition dependence may extend beyond variation in mean trait expression to aspects of size-dependent exaggeration itself (Rowe and Houle 1996; Cotton et al. 2004; Tomkins et al. 2004; Pélabon et al. 2014).</w:delText>
        </w:r>
      </w:del>
    </w:p>
    <w:p w14:paraId="6821FB24" w14:textId="6161E150" w:rsidR="00DF0C3E" w:rsidRDefault="00120AFF">
      <w:pPr>
        <w:pStyle w:val="BodyText"/>
        <w:rPr>
          <w:del w:id="611" w:author="Author" w:date="2026-06-24T09:18:00Z" w16du:dateUtc="2026-06-24T13:18:00Z"/>
        </w:rPr>
      </w:pPr>
      <w:bookmarkStart w:id="612" w:name="_Hlk227922395"/>
      <w:del w:id="613" w:author="Author" w:date="2026-06-24T09:18:00Z" w16du:dateUtc="2026-06-24T13:18:00Z">
        <w:r>
          <w:delText xml:space="preserve">The evolution of exaggerated traits is often interpreted through </w:delText>
        </w:r>
        <w:r w:rsidR="001E0559">
          <w:delText xml:space="preserve">the lens of </w:delText>
        </w:r>
        <w:r>
          <w:delText xml:space="preserve">condition dependence and genic capture theory </w:delText>
        </w:r>
        <w:bookmarkEnd w:id="612"/>
        <w:r>
          <w:delText xml:space="preserve">(Rowe and Houle 1996; Cotton et al. 2004; Tomkins et al. 2004), </w:delText>
        </w:r>
        <w:bookmarkStart w:id="614" w:name="OLE_LINK7"/>
        <w:r>
          <w:delText xml:space="preserve">which </w:delText>
        </w:r>
        <w:r>
          <w:lastRenderedPageBreak/>
          <w:delText>predict</w:delText>
        </w:r>
        <w:r w:rsidR="00CD070A">
          <w:delText>s</w:delText>
        </w:r>
        <w:r>
          <w:delText xml:space="preserve"> heightened environmental sensitivity </w:delText>
        </w:r>
        <w:r w:rsidR="001E0559">
          <w:delText>in</w:delText>
        </w:r>
        <w:r>
          <w:delText xml:space="preserve"> sexually selected characters.</w:delText>
        </w:r>
        <w:bookmarkEnd w:id="614"/>
        <w:r>
          <w:delText xml:space="preserve"> Although many studies have focused on mean trait expression, condition dependence has also been interpreted as variation in allometric slopes (e.g. Bonduriansky 2007b; Vea et al. 2023). However, empirical tests of how environmental conditions shape scaling exponents remain relatively rare. If growth processes are condition-sensitive, the scaling exponent itself may vary across environmental contexts (Emlen 1997; Frankino et al. 2005; Shingleton et al. 2007; Nijhout and German 2012). Our findings provide limited evidence for such slope variation in a weapon trait. In males, the relationship between trait size and body size tended to be less steep under </w:delText>
        </w:r>
        <w:r w:rsidR="001E0559">
          <w:delText xml:space="preserve">a </w:delText>
        </w:r>
        <w:r>
          <w:delText>poor diet, consistent with reduced exaggeration among larger individuals. However, uncertainty in several condition-specific estimates indicates that support for diet-dependent changes in scaling is uneven. In contrast, we found little consistent evidence that rearing density alters scaling relationships. Because the scaling exponent captures how disproportionately trait size covaries with body size, even modest or context-dependent variation in the slope could influence the strength of size-dependent exaggeration and therefore the opportunity for sexual selection to favour larger males. Accordingly, our results are most consistent with the idea that slope variation may be associated with environmentally mediated differences in growth processes, although the magnitude and generality of this effect remain uncertain.</w:delText>
        </w:r>
      </w:del>
    </w:p>
    <w:p w14:paraId="7AAC71A9" w14:textId="77777777" w:rsidR="00DF0C3E" w:rsidRDefault="00120AFF">
      <w:pPr>
        <w:pStyle w:val="BodyText"/>
        <w:rPr>
          <w:del w:id="615" w:author="Author" w:date="2026-06-24T09:18:00Z" w16du:dateUtc="2026-06-24T13:18:00Z"/>
        </w:rPr>
      </w:pPr>
      <w:del w:id="616" w:author="Author" w:date="2026-06-24T09:18:00Z" w16du:dateUtc="2026-06-24T13:18:00Z">
        <w:r>
          <w:delText xml:space="preserve">Analyses separating male morphs refine the interpretation of morphological differentiation in earwig weapons. Macrolabic males exhibited the steepest allometric slopes under favourable conditions, but these slopes were reduced—and more variable—under a poor diet, suggesting that condition dependence may be more pronounced in this exaggerated morph. However, statistical support for morph-specific differences in slope plasticity was limited. In contrast, brachylabic </w:delText>
        </w:r>
        <w:r>
          <w:lastRenderedPageBreak/>
          <w:delText>males showed more moderate slopes with comparatively little environmental sensitivity. Despite clear differences in trait size between morphs, we found little evidence that morphs differ consistently in intercepts independent of body size. Distinguishing between intercept and slope remains important because these parameters capture different statistical aspects of the relationship between trait size and body size: the slope describes how trait size covaries with body size, whereas the intercept reflects the expected trait size at a given body size (Bonduriansky and Day 2003; Pélabon et al. 2014). Our results therefore suggest that morph differences in exaggeration arise primarily from differences in scaling relationships rather than fixed shifts in expected trait size. This pattern is broadly consistent with models in which exaggerated phenotypes are more sensitive to condition, even when overall scaling relationships are similar (Klingenberg 2008; Hansen and Houle 2008; Buzatto et al. 2015).</w:delText>
        </w:r>
      </w:del>
    </w:p>
    <w:p w14:paraId="44915B94" w14:textId="77777777" w:rsidR="00DF0C3E" w:rsidRDefault="00120AFF">
      <w:pPr>
        <w:pStyle w:val="BodyText"/>
        <w:rPr>
          <w:del w:id="617" w:author="Author" w:date="2026-06-24T09:18:00Z" w16du:dateUtc="2026-06-24T13:18:00Z"/>
        </w:rPr>
      </w:pPr>
      <w:del w:id="618" w:author="Author" w:date="2026-06-24T09:18:00Z" w16du:dateUtc="2026-06-24T13:18:00Z">
        <w:r>
          <w:delText xml:space="preserve">Body-size overlap between morphs also provides insight into the basis of morph determination. Although macrolabic males generally possess larger forceps, considerable overlap in body size occurs between morphs, with some small males expressing the exaggerated phenotype and many large males remaining brachylabic (see </w:delText>
        </w:r>
        <w:r w:rsidR="00DF0C3E">
          <w:fldChar w:fldCharType="begin"/>
        </w:r>
        <w:r w:rsidR="00DF0C3E">
          <w:delInstrText>HYPERLINK \l "fig-one" \h</w:delInstrText>
        </w:r>
        <w:r w:rsidR="00DF0C3E">
          <w:fldChar w:fldCharType="separate"/>
        </w:r>
        <w:r w:rsidR="00DF0C3E">
          <w:rPr>
            <w:rStyle w:val="Hyperlink"/>
          </w:rPr>
          <w:delText>Figure 1</w:delText>
        </w:r>
        <w:r w:rsidR="00DF0C3E">
          <w:fldChar w:fldCharType="end"/>
        </w:r>
        <w:r>
          <w:delText xml:space="preserve">). If morph expression depended solely on a strict body-size threshold, a sharper transition would be expected. Instead, these observations suggest that body size alone is insufficient to predict morph identity. Previous work has shown that both environmental and genetic factors influence morph expression in </w:delText>
        </w:r>
        <w:r>
          <w:rPr>
            <w:i/>
            <w:iCs/>
          </w:rPr>
          <w:delText>F. auricularia</w:delText>
        </w:r>
        <w:r>
          <w:delText xml:space="preserve"> (Tomkins 1999). Our findings are consistent with this view: morphs differ strongly in trait expression yet show broadly similar scaling relationships, indicating that morph differentiation does not require fundamentally different scaling patterns (see also Kelly 2024; Kelly 2026). Although we cannot estimate the heritability of morph identity directly, the overlap in body size between morphs and </w:delText>
        </w:r>
        <w:r>
          <w:lastRenderedPageBreak/>
          <w:delText>the presence of modest among-family variation in scaling parameters suggest that morph determination is unlikely to be governed by a simple size-based switch.</w:delText>
        </w:r>
      </w:del>
    </w:p>
    <w:p w14:paraId="177307EC" w14:textId="77777777" w:rsidR="00DF0C3E" w:rsidRDefault="00120AFF">
      <w:pPr>
        <w:pStyle w:val="BodyText"/>
        <w:rPr>
          <w:del w:id="619" w:author="Author" w:date="2026-06-24T09:18:00Z" w16du:dateUtc="2026-06-24T13:18:00Z"/>
        </w:rPr>
      </w:pPr>
      <w:del w:id="620" w:author="Author" w:date="2026-06-24T09:18:00Z" w16du:dateUtc="2026-06-24T13:18:00Z">
        <w:r>
          <w:delText>This hierarchical structure—sex-specific differences in slopes combined with morph-specific differences in scaling sensitivity—suggests that exaggeration may evolve through modifications of scaling relationships across biological levels rather than through uniform shifts in trait expression. Sex-limited expression may allow selection to modify male size–trait relationships without directly affecting females, whereas morph differentiation appears to influence how scaling relationships vary across conditions. Selection may therefore act on different components of scaling across biological levels, particularly on slopes at the sex and morph level.</w:delText>
        </w:r>
      </w:del>
    </w:p>
    <w:p w14:paraId="3303A354" w14:textId="77777777" w:rsidR="00DF0C3E" w:rsidRDefault="00120AFF">
      <w:pPr>
        <w:pStyle w:val="BodyText"/>
        <w:rPr>
          <w:del w:id="621" w:author="Author" w:date="2026-06-24T09:18:00Z" w16du:dateUtc="2026-06-24T13:18:00Z"/>
        </w:rPr>
      </w:pPr>
      <w:del w:id="622" w:author="Author" w:date="2026-06-24T09:18:00Z" w16du:dateUtc="2026-06-24T13:18:00Z">
        <w:r>
          <w:delText>Among-family variation in scaling relationships was modest but non-zero, indicating that scaling parameters vary slightly across families with shared developmental or genetic backgrounds. However, we found little evidence for a consistent relationship between family-level intercepts and slopes, as estimates of their covariance were highly uncertain. While family effects combine genetic and shared environmental influences, these results suggest that most variation in scaling relationships in this system is structured by sex, morph, and environment rather than strong divergence among families. Nonetheless, the presence of among-family variation indicates that scaling relationships are not fixed and may still provide a substrate for evolutionary change (Lande 1980; Pélabon et al. 2014).</w:delText>
        </w:r>
      </w:del>
    </w:p>
    <w:p w14:paraId="2D9DA901" w14:textId="77777777" w:rsidR="00DF0C3E" w:rsidRDefault="00120AFF">
      <w:pPr>
        <w:pStyle w:val="BodyText"/>
        <w:rPr>
          <w:del w:id="623" w:author="Author" w:date="2026-06-24T09:18:00Z" w16du:dateUtc="2026-06-24T13:18:00Z"/>
        </w:rPr>
      </w:pPr>
      <w:del w:id="624" w:author="Author" w:date="2026-06-24T09:18:00Z" w16du:dateUtc="2026-06-24T13:18:00Z">
        <w:r>
          <w:delText xml:space="preserve">In summary, these results support a view of static allometry as an evolvable and potentially environmentally responsive trait complex (Pélabon et al. 2014), although the strength of this responsiveness appears limited. Scaling exponents appear to be weakly condition-sensitive </w:delText>
        </w:r>
        <w:r>
          <w:lastRenderedPageBreak/>
          <w:delText>descriptors of trait–body size covariation, particularly in males, but the magnitude and consistency of this effect remain uncertain. In contrast, there is little evidence for consistent effects on intercepts, suggesting that variation in exaggeration is more closely associated with differences in scaling than with shifts in expected trait size, albeit with substantial uncertainty in some estimates. Importantly, many condition-specific slope estimates were associated with wide credible intervals that overlapped zero, indicating that support for slope plasticity is context-dependent and should be interpreted cautiously. Accordingly, our results are most consistent with the view that scaling relationships are largely stable but may exhibit modest, environmentally contingent variation. The patterns observed here suggest that the evolution of exaggerated weapons may involve modification of scaling relationships across biological levels, rather than relying solely on changes in average trait size. Our analyses quantify statistical patterns of covariation and do not directly identify the developmental mechanisms underlying these relationships. Future work integrating quantitative genetic estimates of slope variation with experimental manipulations of selection will be essential for determining how readily scaling relationships evolve.</w:delText>
        </w:r>
      </w:del>
    </w:p>
    <w:p w14:paraId="2BEAF275" w14:textId="77777777" w:rsidR="00621493" w:rsidRDefault="00000000">
      <w:pPr>
        <w:pStyle w:val="BodyText"/>
        <w:rPr>
          <w:ins w:id="625" w:author="Author" w:date="2026-06-24T09:18:00Z" w16du:dateUtc="2026-06-24T13:18:00Z"/>
        </w:rPr>
      </w:pPr>
      <w:ins w:id="626" w:author="Author" w:date="2026-06-24T09:18:00Z" w16du:dateUtc="2026-06-24T13:18:00Z">
        <w:r>
          <w:t xml:space="preserve">Whether a comparable developmental mechanism underlies the pattern in </w:t>
        </w:r>
        <w:r>
          <w:rPr>
            <w:i/>
            <w:iCs/>
          </w:rPr>
          <w:t xml:space="preserve">F. </w:t>
        </w:r>
        <w:proofErr w:type="spellStart"/>
        <w:r>
          <w:rPr>
            <w:i/>
            <w:iCs/>
          </w:rPr>
          <w:t>auricularia</w:t>
        </w:r>
        <w:proofErr w:type="spellEnd"/>
        <w:r>
          <w:t xml:space="preserve"> will require direct study of morph determination and forceps growth.</w:t>
        </w:r>
      </w:ins>
    </w:p>
    <w:p w14:paraId="6F644B97" w14:textId="77777777" w:rsidR="00621493" w:rsidRDefault="00000000">
      <w:pPr>
        <w:pStyle w:val="BodyText"/>
        <w:rPr>
          <w:ins w:id="627" w:author="Author" w:date="2026-06-24T09:18:00Z" w16du:dateUtc="2026-06-24T13:18:00Z"/>
        </w:rPr>
      </w:pPr>
      <w:ins w:id="628" w:author="Author" w:date="2026-06-24T09:18:00Z" w16du:dateUtc="2026-06-24T13:18:00Z">
        <w:r>
          <w:t>Morph-specific scaling does not follow a single pattern across male-dimorphic systems. In the Wellington tree wētā (</w:t>
        </w:r>
        <w:proofErr w:type="spellStart"/>
        <w:r>
          <w:rPr>
            <w:i/>
            <w:iCs/>
          </w:rPr>
          <w:t>Hemideina</w:t>
        </w:r>
        <w:proofErr w:type="spellEnd"/>
        <w:r>
          <w:rPr>
            <w:i/>
            <w:iCs/>
          </w:rPr>
          <w:t xml:space="preserve"> crassidens</w:t>
        </w:r>
        <w:r>
          <w:t xml:space="preserve">), weapon allometries did not align closely with the degree of weapon exaggeration or the presumed mating role of each morph (Kelly 2026). The present estimates provide a tentative contrast because the exaggerated macrolabic morph exhibited the clearest allometric departure, though only under one developmental condition. </w:t>
        </w:r>
        <w:r>
          <w:lastRenderedPageBreak/>
          <w:t>Taken together, these studies suggest that alternative reproductive phenotypes can differ substantially in weapon expression without necessarily showing consistent differences in static allometry. The relationship between morph exaggeration and allometric slope may therefore depend on the developmental and functional context of each system.</w:t>
        </w:r>
      </w:ins>
    </w:p>
    <w:p w14:paraId="75B4DEEE" w14:textId="77777777" w:rsidR="00621493" w:rsidRDefault="00000000">
      <w:pPr>
        <w:pStyle w:val="BodyText"/>
        <w:rPr>
          <w:ins w:id="629" w:author="Author" w:date="2026-06-24T09:18:00Z" w16du:dateUtc="2026-06-24T13:18:00Z"/>
        </w:rPr>
      </w:pPr>
      <w:ins w:id="630" w:author="Author" w:date="2026-06-24T09:18:00Z" w16du:dateUtc="2026-06-24T13:18:00Z">
        <w:r>
          <w:t xml:space="preserve">The prevalence of posterior median slopes below one is also noteworthy. Sexually selected weapons are often expected to exhibit positive or </w:t>
        </w:r>
        <w:proofErr w:type="spellStart"/>
        <w:r>
          <w:t>hyperallometric</w:t>
        </w:r>
        <w:proofErr w:type="spellEnd"/>
        <w:r>
          <w:t xml:space="preserve"> scaling (</w:t>
        </w:r>
        <w:proofErr w:type="spellStart"/>
        <w:r>
          <w:t>Kodric</w:t>
        </w:r>
        <w:proofErr w:type="spellEnd"/>
        <w:r>
          <w:t xml:space="preserve">-Brown et al. 2006; </w:t>
        </w:r>
        <w:proofErr w:type="spellStart"/>
        <w:r>
          <w:t>Bonduriansky</w:t>
        </w:r>
        <w:proofErr w:type="spellEnd"/>
        <w:r>
          <w:t xml:space="preserve"> 2007a), yet the posterior median slope was below one in all but one phenotype-by-environment combination. In the remaining combination, the median exceeded one, but its credible interval included isometry. This pattern is consistent with growing recognition that exaggerated sexual traits need not be </w:t>
        </w:r>
        <w:proofErr w:type="spellStart"/>
        <w:r>
          <w:t>hyperallometric</w:t>
        </w:r>
        <w:proofErr w:type="spellEnd"/>
        <w:r>
          <w:t xml:space="preserve"> (</w:t>
        </w:r>
        <w:proofErr w:type="spellStart"/>
        <w:r>
          <w:t>Bonduriansky</w:t>
        </w:r>
        <w:proofErr w:type="spellEnd"/>
        <w:r>
          <w:t xml:space="preserve"> and Day 2003; Eberhard et al. 2018; Kelly 2026) and with comparative work showing that allometric slope and intercept can evolve partly independently (Painting et al. 2024). Earwig forceps serve multiple functions, including male–male competition, predator </w:t>
        </w:r>
        <w:proofErr w:type="spellStart"/>
        <w:r>
          <w:t>defence</w:t>
        </w:r>
        <w:proofErr w:type="spellEnd"/>
        <w:r>
          <w:t xml:space="preserve">, prey handling, and courtship interactions (Kamimura 2014; Meunier 2024). Such multifunctionality could limit disproportionate investment in a single function and </w:t>
        </w:r>
        <w:proofErr w:type="spellStart"/>
        <w:r>
          <w:t>favour</w:t>
        </w:r>
        <w:proofErr w:type="spellEnd"/>
        <w:r>
          <w:t xml:space="preserve"> more moderate scaling, although the present study does not test that mechanism directly. A recent study in </w:t>
        </w:r>
        <w:r>
          <w:rPr>
            <w:i/>
            <w:iCs/>
          </w:rPr>
          <w:t xml:space="preserve">F. </w:t>
        </w:r>
        <w:proofErr w:type="spellStart"/>
        <w:r>
          <w:rPr>
            <w:i/>
            <w:iCs/>
          </w:rPr>
          <w:t>auricularia</w:t>
        </w:r>
        <w:proofErr w:type="spellEnd"/>
        <w:r>
          <w:t xml:space="preserve"> also found no association between male forceps length and six </w:t>
        </w:r>
        <w:proofErr w:type="spellStart"/>
        <w:r>
          <w:t>behavioural</w:t>
        </w:r>
        <w:proofErr w:type="spellEnd"/>
        <w:r>
          <w:t xml:space="preserve"> or physiological traits commonly assumed to indicate male quality (Blackwell et al. 2024), suggesting that the selective information conveyed by forceps size may be less straightforward than a classical condition-dependent weapon model assumes. The broadly similar slopes estimated for females and both male morphs are consistent with shared functional </w:t>
        </w:r>
        <w:proofErr w:type="gramStart"/>
        <w:r>
          <w:t>or</w:t>
        </w:r>
        <w:proofErr w:type="gramEnd"/>
        <w:r>
          <w:t xml:space="preserve"> developmental constraints despite marked differences in absolute forceps size. Positive allometry in female </w:t>
        </w:r>
        <w:proofErr w:type="spellStart"/>
        <w:r>
          <w:rPr>
            <w:i/>
            <w:iCs/>
          </w:rPr>
          <w:t>Anisolabis</w:t>
        </w:r>
        <w:proofErr w:type="spellEnd"/>
        <w:r>
          <w:rPr>
            <w:i/>
            <w:iCs/>
          </w:rPr>
          <w:t xml:space="preserve"> maritima</w:t>
        </w:r>
        <w:r>
          <w:t xml:space="preserve"> </w:t>
        </w:r>
        <w:r>
          <w:lastRenderedPageBreak/>
          <w:t xml:space="preserve">(Matsuzawa and </w:t>
        </w:r>
        <w:proofErr w:type="spellStart"/>
        <w:r>
          <w:t>Konuma</w:t>
        </w:r>
        <w:proofErr w:type="spellEnd"/>
        <w:r>
          <w:t xml:space="preserve"> 2025) further illustrates that female forceps scaling varies among earwig species and should not be assumed to follow a single regime.</w:t>
        </w:r>
      </w:ins>
    </w:p>
    <w:p w14:paraId="36D95310" w14:textId="77777777" w:rsidR="00621493" w:rsidRDefault="00000000">
      <w:pPr>
        <w:pStyle w:val="BodyText"/>
        <w:rPr>
          <w:ins w:id="631" w:author="Author" w:date="2026-06-24T09:18:00Z" w16du:dateUtc="2026-06-24T13:18:00Z"/>
        </w:rPr>
      </w:pPr>
      <w:ins w:id="632" w:author="Author" w:date="2026-06-24T09:18:00Z" w16du:dateUtc="2026-06-24T13:18:00Z">
        <w:r>
          <w:t xml:space="preserve">Environmental effects on scaling relationships were generally limited or imprecisely estimated. Diet and density contrast intervals included zero for females and brachylabic males, and the clearest environmental contrasts were confined to </w:t>
        </w:r>
        <w:proofErr w:type="gramStart"/>
        <w:r>
          <w:t>poor-diet</w:t>
        </w:r>
        <w:proofErr w:type="gramEnd"/>
        <w:r>
          <w:t xml:space="preserve"> macrolabic males at medium density. Because poor-diet macrolabic males were uncommon in all density treatments, these estimates are sensitive to small samples and should be treated as provisional. The quadratic model had somewhat better expected predictive performance than the linear model and revealed localized curvature in several relationships, especially near the extremes of the body-size distribution in macrolabic males. Those portions of the fitted curves were influenced by relatively few observations, however, and did not provide strong evidence of curvature across the central body-size range. We therefore interpret the linear slopes as average summaries of condition-specific scaling rather than complete descriptions of every relationship. Overall, the data provide little evidence for broad environmental restructuring of allometry, while suggesting a possible environment-specific response in the exaggerated morph that warrants targeted testing with more balanced samples. This interpretation is also consistent with evidence that selection on weapon allometry can act more strongly on the intercept than on the slope (</w:t>
        </w:r>
        <w:proofErr w:type="spellStart"/>
        <w:r>
          <w:t>Emberts</w:t>
        </w:r>
        <w:proofErr w:type="spellEnd"/>
        <w:r>
          <w:t xml:space="preserve"> et al. 2023), raising the possibility that developmental environments influence weapon expression primarily through average trait size rather than through large changes in scaling.</w:t>
        </w:r>
      </w:ins>
    </w:p>
    <w:p w14:paraId="4A54575E" w14:textId="77777777" w:rsidR="00621493" w:rsidRDefault="00000000">
      <w:pPr>
        <w:pStyle w:val="BodyText"/>
        <w:rPr>
          <w:ins w:id="633" w:author="Author" w:date="2026-06-24T09:18:00Z" w16du:dateUtc="2026-06-24T13:18:00Z"/>
        </w:rPr>
      </w:pPr>
      <w:ins w:id="634" w:author="Author" w:date="2026-06-24T09:18:00Z" w16du:dateUtc="2026-06-24T13:18:00Z">
        <w:r>
          <w:t xml:space="preserve">The similarity of female and brachylabic male slopes may provide some insight into morph differentiation, but it does not identify the underlying mechanism. Morph expression in </w:t>
        </w:r>
        <w:r>
          <w:rPr>
            <w:i/>
            <w:iCs/>
          </w:rPr>
          <w:t xml:space="preserve">F. </w:t>
        </w:r>
        <w:proofErr w:type="spellStart"/>
        <w:r>
          <w:rPr>
            <w:i/>
            <w:iCs/>
          </w:rPr>
          <w:t>auricularia</w:t>
        </w:r>
        <w:proofErr w:type="spellEnd"/>
        <w:r>
          <w:t xml:space="preserve"> is influenced by both genetic and environmental factors (Tomkins 1999), and morph </w:t>
        </w:r>
        <w:r>
          <w:lastRenderedPageBreak/>
          <w:t>frequencies can shift with population density over short geographic distances (Tomkins and Brown 2004). The substantial overlap in body size between brachylabic and macrolabic males in our sample mirrors the earlier field studies and confirms that body size alone does not perfectly separate the morphs (Tomkins and Simmons 1996; Tomkins et al. 2005). At the same time, the combination of discrete forceps modes and generally similar within-morph slopes suggests that the main divergence in our population lies in the elevation of forceps expression rather than in wholesale restructuring of the relationship between body size and forceps length. This pattern is compatible with several developmental scenarios, including a threshold-like shift in weapon growth, but adult static allometries alone cannot distinguish reprogramming from continuous growth processes, changes in growth duration, or resource constraints (Tomkins et al. 2005; Emlen et al. 2007). Direct measurements across juvenile development would be needed to identify which mechanism produces the observed morph difference.</w:t>
        </w:r>
      </w:ins>
    </w:p>
    <w:p w14:paraId="20A880B9" w14:textId="77777777" w:rsidR="00621493" w:rsidRDefault="00000000">
      <w:pPr>
        <w:pStyle w:val="BodyText"/>
        <w:rPr>
          <w:ins w:id="635" w:author="Author" w:date="2026-06-24T09:18:00Z" w16du:dateUtc="2026-06-24T13:18:00Z"/>
        </w:rPr>
      </w:pPr>
      <w:ins w:id="636" w:author="Author" w:date="2026-06-24T09:18:00Z" w16du:dateUtc="2026-06-24T13:18:00Z">
        <w:r>
          <w:t xml:space="preserve">Estimated variation among maternal families was small, although the posterior distribution for the family-level slope standard deviation indicated some heterogeneity in scaling among families. The correlation between family-level intercepts and slopes was highly uncertain, providing little evidence that families producing relatively large forceps also tended to show steeper allometries. Because maternal identity combines genetic effects, maternal effects, and aspects of the shared early environment, these data cannot establish that the observed family variation is heritable. They instead indicate that scaling relationships may vary modestly among maternal lineages and motivate designs capable of separating genetic from environmental sources of that variation (Lande 1980; </w:t>
        </w:r>
        <w:proofErr w:type="spellStart"/>
        <w:r>
          <w:t>Pélabon</w:t>
        </w:r>
        <w:proofErr w:type="spellEnd"/>
        <w:r>
          <w:t xml:space="preserve"> et al. 2014).</w:t>
        </w:r>
      </w:ins>
    </w:p>
    <w:p w14:paraId="7B5F0F4C" w14:textId="77777777" w:rsidR="00621493" w:rsidRDefault="00000000">
      <w:pPr>
        <w:pStyle w:val="BodyText"/>
        <w:rPr>
          <w:ins w:id="637" w:author="Author" w:date="2026-06-24T09:18:00Z" w16du:dateUtc="2026-06-24T13:18:00Z"/>
        </w:rPr>
      </w:pPr>
      <w:ins w:id="638" w:author="Author" w:date="2026-06-24T09:18:00Z" w16du:dateUtc="2026-06-24T13:18:00Z">
        <w:r>
          <w:lastRenderedPageBreak/>
          <w:t xml:space="preserve">More broadly, our results are compatible with viewing static allometry as a hierarchical phenotype shaped by variation at several biological levels (Emlen and </w:t>
        </w:r>
        <w:proofErr w:type="spellStart"/>
        <w:r>
          <w:t>Nijhout</w:t>
        </w:r>
        <w:proofErr w:type="spellEnd"/>
        <w:r>
          <w:t xml:space="preserve"> 2000). The most robust pattern in this study was broad similarity across females, male morphs, and developmental environments, accompanied by a limited number of context-specific departures. </w:t>
        </w:r>
        <w:proofErr w:type="spellStart"/>
        <w:r>
          <w:t>Analysing</w:t>
        </w:r>
        <w:proofErr w:type="spellEnd"/>
        <w:r>
          <w:t xml:space="preserve"> the male morphs separately was nevertheless important because pooling them would have concealed the steeper slope estimated for poor-diet macrolabic males at medium density and the greater curvature near the extremes of some macrolabic body-size distributions. Studies that pool alternative male phenotypes may therefore overlook heterogeneity in scaling, even when that heterogeneity is subtle or restricted to </w:t>
        </w:r>
        <w:proofErr w:type="gramStart"/>
        <w:r>
          <w:t>particular environments</w:t>
        </w:r>
        <w:proofErr w:type="gramEnd"/>
        <w:r>
          <w:t xml:space="preserve"> (e.g. Kelly 2005; see also Kochensparger et al. 2024). Our findings support treating alternative reproductive phenotypes explicitly in analyses of sexual dimorphism, while also emphasizing that differences among morphs should not be assumed to be pervasive. When considered alongside the earlier UK studies, the present results further suggest that steep major-morph hyperallometry is not necessarily an invariant species-level property but may depend on population, lineage, developmental environment, morph definition, or analytical scale. In F. </w:t>
        </w:r>
        <w:proofErr w:type="spellStart"/>
        <w:r>
          <w:t>auricularia</w:t>
        </w:r>
        <w:proofErr w:type="spellEnd"/>
        <w:r>
          <w:t>, forceps allometry appears broadly similar across phenotypes and environments, with tentative evidence that the exaggerated male morph may deviate from this shared pattern under certain developmental conditions.</w:t>
        </w:r>
      </w:ins>
    </w:p>
    <w:p w14:paraId="08DACB80" w14:textId="77777777" w:rsidR="00621493" w:rsidRDefault="00000000">
      <w:pPr>
        <w:pStyle w:val="Heading1"/>
        <w:rPr>
          <w:ins w:id="639" w:author="Author" w:date="2026-06-24T09:18:00Z" w16du:dateUtc="2026-06-24T13:18:00Z"/>
        </w:rPr>
      </w:pPr>
      <w:bookmarkStart w:id="640" w:name="data-availability"/>
      <w:bookmarkEnd w:id="599"/>
      <w:ins w:id="641" w:author="Author" w:date="2026-06-24T09:18:00Z" w16du:dateUtc="2026-06-24T13:18:00Z">
        <w:r>
          <w:t>Data availability</w:t>
        </w:r>
      </w:ins>
    </w:p>
    <w:p w14:paraId="4CBDAEC3" w14:textId="77777777" w:rsidR="00621493" w:rsidRDefault="00000000">
      <w:pPr>
        <w:pStyle w:val="FirstParagraph"/>
        <w:rPr>
          <w:ins w:id="642" w:author="Author" w:date="2026-06-24T09:18:00Z" w16du:dateUtc="2026-06-24T13:18:00Z"/>
        </w:rPr>
      </w:pPr>
      <w:ins w:id="643" w:author="Author" w:date="2026-06-24T09:18:00Z" w16du:dateUtc="2026-06-24T13:18:00Z">
        <w:r>
          <w:t>Data are available through the OSF repository at https://osf.io/m7c53/overview?view_only=ce50e42b29284cbe8164e768ecb9c2b1.</w:t>
        </w:r>
      </w:ins>
    </w:p>
    <w:p w14:paraId="70CF1C73" w14:textId="77777777" w:rsidR="00621493" w:rsidRDefault="00000000">
      <w:pPr>
        <w:pStyle w:val="Heading1"/>
      </w:pPr>
      <w:bookmarkStart w:id="644" w:name="references"/>
      <w:bookmarkEnd w:id="640"/>
      <w:r>
        <w:lastRenderedPageBreak/>
        <w:t>References</w:t>
      </w:r>
    </w:p>
    <w:p w14:paraId="54835639" w14:textId="77777777" w:rsidR="00621493" w:rsidRDefault="00000000">
      <w:pPr>
        <w:pStyle w:val="Bibliography"/>
        <w:rPr>
          <w:ins w:id="645" w:author="Author" w:date="2026-06-24T09:18:00Z" w16du:dateUtc="2026-06-24T13:18:00Z"/>
        </w:rPr>
      </w:pPr>
      <w:bookmarkStart w:id="646" w:name="ref-blackwell2024"/>
      <w:bookmarkStart w:id="647" w:name="refs"/>
      <w:ins w:id="648" w:author="Author" w:date="2026-06-24T09:18:00Z" w16du:dateUtc="2026-06-24T13:18:00Z">
        <w:r>
          <w:t xml:space="preserve">Blackwell, S. E. M., L. Pasquier, S. Dupont, S. Devers, C. </w:t>
        </w:r>
        <w:proofErr w:type="spellStart"/>
        <w:r>
          <w:t>Lecureuil</w:t>
        </w:r>
        <w:proofErr w:type="spellEnd"/>
        <w:r>
          <w:t xml:space="preserve">, and J. Meunier. 2024. </w:t>
        </w:r>
        <w:r>
          <w:fldChar w:fldCharType="begin"/>
        </w:r>
        <w:r>
          <w:instrText>HYPERLINK "https://doi.org/10.24072/pcjournal.430" \h</w:instrText>
        </w:r>
        <w:r>
          <w:fldChar w:fldCharType="separate"/>
        </w:r>
        <w:r>
          <w:rPr>
            <w:rStyle w:val="Hyperlink"/>
          </w:rPr>
          <w:t xml:space="preserve">Relationship between weapon size and six key </w:t>
        </w:r>
        <w:proofErr w:type="spellStart"/>
        <w:r>
          <w:rPr>
            <w:rStyle w:val="Hyperlink"/>
          </w:rPr>
          <w:t>behavioural</w:t>
        </w:r>
        <w:proofErr w:type="spellEnd"/>
        <w:r>
          <w:rPr>
            <w:rStyle w:val="Hyperlink"/>
          </w:rPr>
          <w:t xml:space="preserve"> and physiological traits in males of the European earwig</w:t>
        </w:r>
        <w:r>
          <w:fldChar w:fldCharType="end"/>
        </w:r>
        <w:r>
          <w:t>. Peer Community J. 4:1–15.</w:t>
        </w:r>
      </w:ins>
    </w:p>
    <w:p w14:paraId="4D8F9881" w14:textId="77777777" w:rsidR="00621493" w:rsidRDefault="00000000">
      <w:pPr>
        <w:pStyle w:val="Bibliography"/>
      </w:pPr>
      <w:bookmarkStart w:id="649" w:name="ref-bonduriansky2007"/>
      <w:bookmarkEnd w:id="646"/>
      <w:r>
        <w:t xml:space="preserve">Bonduriansky, R. 2007a. </w:t>
      </w:r>
      <w:del w:id="650" w:author="Author" w:date="2026-06-24T09:18:00Z" w16du:dateUtc="2026-06-24T13:18:00Z">
        <w:r w:rsidR="00120AFF">
          <w:delText>Sexual selection and allometry: A critical reappraisal of the evidence and ideas.</w:delText>
        </w:r>
      </w:del>
      <w:ins w:id="651" w:author="Author" w:date="2026-06-24T09:18:00Z" w16du:dateUtc="2026-06-24T13:18:00Z">
        <w:r>
          <w:fldChar w:fldCharType="begin"/>
        </w:r>
        <w:r>
          <w:instrText>HYPERLINK "https://doi.org/10.1111/j.1558-5646.2007.00081.x" \h</w:instrText>
        </w:r>
        <w:r>
          <w:fldChar w:fldCharType="separate"/>
        </w:r>
        <w:r>
          <w:rPr>
            <w:rStyle w:val="Hyperlink"/>
          </w:rPr>
          <w:t>Sexual selection and allometry: A critical reappraisal of the evidence and ideas</w:t>
        </w:r>
        <w:r>
          <w:fldChar w:fldCharType="end"/>
        </w:r>
        <w:r>
          <w:t>.</w:t>
        </w:r>
      </w:ins>
      <w:r>
        <w:t xml:space="preserve"> Evolution 61:838–</w:t>
      </w:r>
      <w:del w:id="652" w:author="Author" w:date="2026-06-24T09:18:00Z" w16du:dateUtc="2026-06-24T13:18:00Z">
        <w:r w:rsidR="00120AFF">
          <w:delText>849</w:delText>
        </w:r>
      </w:del>
      <w:ins w:id="653" w:author="Author" w:date="2026-06-24T09:18:00Z" w16du:dateUtc="2026-06-24T13:18:00Z">
        <w:r>
          <w:t>49</w:t>
        </w:r>
      </w:ins>
      <w:r>
        <w:t>.</w:t>
      </w:r>
    </w:p>
    <w:p w14:paraId="18DA77DD" w14:textId="77777777" w:rsidR="00621493" w:rsidRDefault="00000000">
      <w:pPr>
        <w:pStyle w:val="Bibliography"/>
      </w:pPr>
      <w:bookmarkStart w:id="654" w:name="ref-bonduriansky2007a"/>
      <w:bookmarkEnd w:id="649"/>
      <w:r>
        <w:t xml:space="preserve">Bonduriansky, R. 2007b. </w:t>
      </w:r>
      <w:del w:id="655" w:author="Author" w:date="2026-06-24T09:18:00Z" w16du:dateUtc="2026-06-24T13:18:00Z">
        <w:r w:rsidR="00120AFF">
          <w:delText>The evolution of condition-dependent sexual dimorphism.</w:delText>
        </w:r>
      </w:del>
      <w:ins w:id="656" w:author="Author" w:date="2026-06-24T09:18:00Z" w16du:dateUtc="2026-06-24T13:18:00Z">
        <w:r>
          <w:fldChar w:fldCharType="begin"/>
        </w:r>
        <w:r>
          <w:instrText>HYPERLINK "https://doi.org/10.1086/510214" \h</w:instrText>
        </w:r>
        <w:r>
          <w:fldChar w:fldCharType="separate"/>
        </w:r>
        <w:r>
          <w:rPr>
            <w:rStyle w:val="Hyperlink"/>
          </w:rPr>
          <w:t>The evolution of condition-dependent sexual dimorphism</w:t>
        </w:r>
        <w:r>
          <w:fldChar w:fldCharType="end"/>
        </w:r>
        <w:r>
          <w:t>.</w:t>
        </w:r>
      </w:ins>
      <w:r>
        <w:t xml:space="preserve"> Am</w:t>
      </w:r>
      <w:ins w:id="657" w:author="Author" w:date="2026-06-24T09:18:00Z" w16du:dateUtc="2026-06-24T13:18:00Z">
        <w:r>
          <w:t>.</w:t>
        </w:r>
      </w:ins>
      <w:r>
        <w:t xml:space="preserve"> Nat</w:t>
      </w:r>
      <w:ins w:id="658" w:author="Author" w:date="2026-06-24T09:18:00Z" w16du:dateUtc="2026-06-24T13:18:00Z">
        <w:r>
          <w:t>.</w:t>
        </w:r>
      </w:ins>
      <w:r>
        <w:t xml:space="preserve"> 169:9–</w:t>
      </w:r>
      <w:del w:id="659" w:author="Author" w:date="2026-06-24T09:18:00Z" w16du:dateUtc="2026-06-24T13:18:00Z">
        <w:r w:rsidR="00120AFF">
          <w:delText>9. Sydney, New South Wales 2052, Australia</w:delText>
        </w:r>
      </w:del>
      <w:ins w:id="660" w:author="Author" w:date="2026-06-24T09:18:00Z" w16du:dateUtc="2026-06-24T13:18:00Z">
        <w:r>
          <w:t>19</w:t>
        </w:r>
      </w:ins>
      <w:r>
        <w:t>.</w:t>
      </w:r>
    </w:p>
    <w:p w14:paraId="10351B73" w14:textId="77777777" w:rsidR="00621493" w:rsidRDefault="00000000">
      <w:pPr>
        <w:pStyle w:val="Bibliography"/>
      </w:pPr>
      <w:bookmarkStart w:id="661" w:name="ref-bonduriansky2003"/>
      <w:bookmarkEnd w:id="654"/>
      <w:r>
        <w:t>Bonduriansky, R., and T. Day. 2003. The evolution of static allometry in sexually selected traits. Evolution 57:2450–2458.</w:t>
      </w:r>
    </w:p>
    <w:p w14:paraId="606ACD2A" w14:textId="77777777" w:rsidR="00621493" w:rsidRDefault="00000000">
      <w:pPr>
        <w:pStyle w:val="Bibliography"/>
      </w:pPr>
      <w:bookmarkStart w:id="662" w:name="ref-burkner2017"/>
      <w:bookmarkEnd w:id="661"/>
      <w:r>
        <w:t xml:space="preserve">Bürkner, P.-C. 2017. </w:t>
      </w:r>
      <w:ins w:id="663" w:author="Author" w:date="2026-06-24T09:18:00Z" w16du:dateUtc="2026-06-24T13:18:00Z">
        <w:r>
          <w:fldChar w:fldCharType="begin"/>
        </w:r>
        <w:r>
          <w:instrText>HYPERLINK "https://doi.org/10.18637/jss.v080.i01" \h</w:instrText>
        </w:r>
        <w:r>
          <w:fldChar w:fldCharType="separate"/>
        </w:r>
        <w:r>
          <w:rPr>
            <w:rStyle w:val="Hyperlink"/>
            <w:b/>
            <w:bCs/>
          </w:rPr>
          <w:t>Brms</w:t>
        </w:r>
        <w:r>
          <w:rPr>
            <w:rStyle w:val="Hyperlink"/>
          </w:rPr>
          <w:t xml:space="preserve">: An </w:t>
        </w:r>
        <w:r>
          <w:rPr>
            <w:rStyle w:val="Hyperlink"/>
            <w:i/>
            <w:iCs/>
          </w:rPr>
          <w:t>R</w:t>
        </w:r>
        <w:r>
          <w:rPr>
            <w:rStyle w:val="Hyperlink"/>
          </w:rPr>
          <w:t xml:space="preserve"> package for </w:t>
        </w:r>
        <w:proofErr w:type="spellStart"/>
        <w:r>
          <w:rPr>
            <w:rStyle w:val="Hyperlink"/>
          </w:rPr>
          <w:t>bayesian</w:t>
        </w:r>
        <w:proofErr w:type="spellEnd"/>
        <w:r>
          <w:rPr>
            <w:rStyle w:val="Hyperlink"/>
          </w:rPr>
          <w:t xml:space="preserve"> multilevel models using </w:t>
        </w:r>
        <w:r>
          <w:rPr>
            <w:rStyle w:val="Hyperlink"/>
            <w:i/>
            <w:iCs/>
          </w:rPr>
          <w:t>Stan</w:t>
        </w:r>
        <w:r>
          <w:fldChar w:fldCharType="end"/>
        </w:r>
        <w:r>
          <w:t>.</w:t>
        </w:r>
      </w:ins>
      <w:moveToRangeStart w:id="664" w:author="Author" w:date="2026-06-24T09:18:00Z" w:name="move233185155"/>
      <w:moveTo w:id="665" w:author="Author" w:date="2026-06-24T09:18:00Z" w16du:dateUtc="2026-06-24T13:18:00Z">
        <w:r>
          <w:t xml:space="preserve"> J. </w:t>
        </w:r>
      </w:moveTo>
      <w:moveToRangeEnd w:id="664"/>
      <w:del w:id="666" w:author="Author" w:date="2026-06-24T09:18:00Z" w16du:dateUtc="2026-06-24T13:18:00Z">
        <w:r w:rsidR="00120AFF">
          <w:delText>brms: An R package for Bayesian multilevel models using Stan. Journal of Statistical Software 80:4308</w:delText>
        </w:r>
      </w:del>
      <w:ins w:id="667" w:author="Author" w:date="2026-06-24T09:18:00Z" w16du:dateUtc="2026-06-24T13:18:00Z">
        <w:r>
          <w:t xml:space="preserve">Stat. </w:t>
        </w:r>
        <w:proofErr w:type="spellStart"/>
        <w:r>
          <w:t>Softw</w:t>
        </w:r>
        <w:proofErr w:type="spellEnd"/>
        <w:r>
          <w:t>. 80:1–28</w:t>
        </w:r>
      </w:ins>
      <w:r>
        <w:t>.</w:t>
      </w:r>
    </w:p>
    <w:p w14:paraId="5F1BC136" w14:textId="77777777" w:rsidR="00DF0C3E" w:rsidRDefault="00000000">
      <w:pPr>
        <w:pStyle w:val="Bibliography"/>
        <w:rPr>
          <w:del w:id="668" w:author="Author" w:date="2026-06-24T09:18:00Z" w16du:dateUtc="2026-06-24T13:18:00Z"/>
        </w:rPr>
      </w:pPr>
      <w:bookmarkStart w:id="669" w:name="ref-buzatto2014"/>
      <w:bookmarkEnd w:id="662"/>
      <w:ins w:id="670" w:author="Author" w:date="2026-06-24T09:18:00Z" w16du:dateUtc="2026-06-24T13:18:00Z">
        <w:r>
          <w:t>Buzatto, B. A</w:t>
        </w:r>
      </w:ins>
      <w:moveToRangeStart w:id="671" w:author="Author" w:date="2026-06-24T09:18:00Z" w:name="move233185156"/>
      <w:moveTo w:id="672" w:author="Author" w:date="2026-06-24T09:18:00Z" w16du:dateUtc="2026-06-24T13:18:00Z">
        <w:r>
          <w:t xml:space="preserve">., J. </w:t>
        </w:r>
      </w:moveTo>
      <w:bookmarkStart w:id="673" w:name="ref-buzatto2015"/>
      <w:moveToRangeEnd w:id="671"/>
      <w:del w:id="674" w:author="Author" w:date="2026-06-24T09:18:00Z" w16du:dateUtc="2026-06-24T13:18:00Z">
        <w:r w:rsidR="00120AFF">
          <w:delText>Buzatto, B., M. Buoro, W. Hazel, and J. Tomkins. 2015. Investigating the genetic architecture of conditional strategies using the environmental threshold model. Proc Biol Sci 282:20152075.</w:delText>
        </w:r>
      </w:del>
    </w:p>
    <w:p w14:paraId="46D01C8B" w14:textId="77777777" w:rsidR="00DF0C3E" w:rsidRDefault="00120AFF">
      <w:pPr>
        <w:pStyle w:val="Bibliography"/>
        <w:rPr>
          <w:del w:id="675" w:author="Author" w:date="2026-06-24T09:18:00Z" w16du:dateUtc="2026-06-24T13:18:00Z"/>
        </w:rPr>
      </w:pPr>
      <w:bookmarkStart w:id="676" w:name="ref-cheverud1982"/>
      <w:bookmarkEnd w:id="673"/>
      <w:del w:id="677" w:author="Author" w:date="2026-06-24T09:18:00Z" w16du:dateUtc="2026-06-24T13:18:00Z">
        <w:r>
          <w:delText>Cheverud, J. M. 1982. Phenotypic, genetic, and environmental morphological integration in the cranium. Evolution 36:499–516. Department of Anthropology, Northwestern University, Evanston, Illinois, 60201.</w:delText>
        </w:r>
      </w:del>
    </w:p>
    <w:p w14:paraId="38E3D7DD" w14:textId="77777777" w:rsidR="00DF0C3E" w:rsidRDefault="00120AFF">
      <w:pPr>
        <w:pStyle w:val="Bibliography"/>
        <w:rPr>
          <w:del w:id="678" w:author="Author" w:date="2026-06-24T09:18:00Z" w16du:dateUtc="2026-06-24T13:18:00Z"/>
        </w:rPr>
      </w:pPr>
      <w:bookmarkStart w:id="679" w:name="ref-cotton2004"/>
      <w:bookmarkEnd w:id="676"/>
      <w:del w:id="680" w:author="Author" w:date="2026-06-24T09:18:00Z" w16du:dateUtc="2026-06-24T13:18:00Z">
        <w:r>
          <w:delText xml:space="preserve">Cotton, S., K. Fowler, and A. Pomiankowski. 2004. Condition dependence of sexual ornament size and variation in the stalk-eyed fly </w:delText>
        </w:r>
        <w:r>
          <w:rPr>
            <w:i/>
            <w:iCs/>
          </w:rPr>
          <w:delText>Cyrtodiopsis dalmanni</w:delText>
        </w:r>
        <w:r>
          <w:delText xml:space="preserve"> (Diptera: Diopsidae). Evolution 58:1038–1038. Oxford, United Kingdom.</w:delText>
        </w:r>
      </w:del>
    </w:p>
    <w:bookmarkEnd w:id="679"/>
    <w:p w14:paraId="7C4D9B8C" w14:textId="77777777" w:rsidR="00621493" w:rsidRDefault="00000000">
      <w:pPr>
        <w:pStyle w:val="Bibliography"/>
        <w:rPr>
          <w:ins w:id="681" w:author="Author" w:date="2026-06-24T09:18:00Z" w16du:dateUtc="2026-06-24T13:18:00Z"/>
        </w:rPr>
      </w:pPr>
      <w:ins w:id="682" w:author="Author" w:date="2026-06-24T09:18:00Z" w16du:dateUtc="2026-06-24T13:18:00Z">
        <w:r>
          <w:t xml:space="preserve">L. Tomkins, L. W. Simmons, and G. Machado. 2014. </w:t>
        </w:r>
        <w:r>
          <w:fldChar w:fldCharType="begin"/>
        </w:r>
        <w:r>
          <w:instrText>HYPERLINK "https://doi.org/10.1111/evo.12395" \h</w:instrText>
        </w:r>
        <w:r>
          <w:fldChar w:fldCharType="separate"/>
        </w:r>
        <w:r>
          <w:rPr>
            <w:rStyle w:val="Hyperlink"/>
          </w:rPr>
          <w:t>Correlated evolution of sexual dimorphism and male dimorphism in a clade of neotropical harvestmen: Coevolution of sexual and male dimorphism</w:t>
        </w:r>
        <w:r>
          <w:fldChar w:fldCharType="end"/>
        </w:r>
        <w:r>
          <w:t>. Evolution 68:1671–1686.</w:t>
        </w:r>
      </w:ins>
    </w:p>
    <w:p w14:paraId="48553B27" w14:textId="77777777" w:rsidR="00621493" w:rsidRDefault="00000000">
      <w:pPr>
        <w:pStyle w:val="Bibliography"/>
        <w:rPr>
          <w:ins w:id="683" w:author="Author" w:date="2026-06-24T09:18:00Z" w16du:dateUtc="2026-06-24T13:18:00Z"/>
        </w:rPr>
      </w:pPr>
      <w:bookmarkStart w:id="684" w:name="ref-darwin1871"/>
      <w:bookmarkEnd w:id="669"/>
      <w:ins w:id="685" w:author="Author" w:date="2026-06-24T09:18:00Z" w16du:dateUtc="2026-06-24T13:18:00Z">
        <w:r>
          <w:t xml:space="preserve">Darwin, C. 1871. </w:t>
        </w:r>
        <w:r>
          <w:fldChar w:fldCharType="begin"/>
        </w:r>
        <w:r>
          <w:instrText>HYPERLINK "https://doi.org/10.1037/12293-000" \h</w:instrText>
        </w:r>
        <w:r>
          <w:fldChar w:fldCharType="separate"/>
        </w:r>
        <w:r>
          <w:rPr>
            <w:rStyle w:val="Hyperlink"/>
          </w:rPr>
          <w:t>The Descent of Man, and Selection in Relation to Sex</w:t>
        </w:r>
        <w:r>
          <w:fldChar w:fldCharType="end"/>
        </w:r>
        <w:r>
          <w:t>. John Murray, London, England.</w:t>
        </w:r>
      </w:ins>
    </w:p>
    <w:p w14:paraId="08CB1339" w14:textId="77777777" w:rsidR="00621493" w:rsidRDefault="00000000">
      <w:pPr>
        <w:pStyle w:val="Bibliography"/>
      </w:pPr>
      <w:bookmarkStart w:id="686" w:name="ref-eberhard2018"/>
      <w:bookmarkEnd w:id="684"/>
      <w:r>
        <w:t xml:space="preserve">Eberhard, W. G., R. L. </w:t>
      </w:r>
      <w:del w:id="687" w:author="Author" w:date="2026-06-24T09:18:00Z" w16du:dateUtc="2026-06-24T13:18:00Z">
        <w:r w:rsidR="00120AFF">
          <w:delText>Rodrı́guez</w:delText>
        </w:r>
      </w:del>
      <w:ins w:id="688" w:author="Author" w:date="2026-06-24T09:18:00Z" w16du:dateUtc="2026-06-24T13:18:00Z">
        <w:r>
          <w:t>Rodríguez</w:t>
        </w:r>
      </w:ins>
      <w:r>
        <w:t xml:space="preserve">, B. A. Huber, B. Speck, H. Miller, B. A. Buzatto, and G. Machado. 2018. </w:t>
      </w:r>
      <w:del w:id="689" w:author="Author" w:date="2026-06-24T09:18:00Z" w16du:dateUtc="2026-06-24T13:18:00Z">
        <w:r w:rsidR="00120AFF">
          <w:delText>Sexual selection and static allometry: The importance of function. The Quarterly Review of Biology</w:delText>
        </w:r>
      </w:del>
      <w:ins w:id="690" w:author="Author" w:date="2026-06-24T09:18:00Z" w16du:dateUtc="2026-06-24T13:18:00Z">
        <w:r>
          <w:fldChar w:fldCharType="begin"/>
        </w:r>
        <w:r>
          <w:instrText>HYPERLINK "https://doi.org/10.1086/699410" \h</w:instrText>
        </w:r>
        <w:r>
          <w:fldChar w:fldCharType="separate"/>
        </w:r>
        <w:r>
          <w:rPr>
            <w:rStyle w:val="Hyperlink"/>
          </w:rPr>
          <w:t>Sexual selection and static allometry: The importance of function</w:t>
        </w:r>
        <w:r>
          <w:fldChar w:fldCharType="end"/>
        </w:r>
        <w:r>
          <w:t>. Q. Rev. Biol.</w:t>
        </w:r>
      </w:ins>
      <w:r>
        <w:t xml:space="preserve"> 93:207–250.</w:t>
      </w:r>
    </w:p>
    <w:p w14:paraId="71AD3331" w14:textId="77777777" w:rsidR="00621493" w:rsidRDefault="00000000">
      <w:pPr>
        <w:pStyle w:val="Bibliography"/>
        <w:rPr>
          <w:ins w:id="691" w:author="Author" w:date="2026-06-24T09:18:00Z" w16du:dateUtc="2026-06-24T13:18:00Z"/>
        </w:rPr>
      </w:pPr>
      <w:bookmarkStart w:id="692" w:name="ref-emberts2023"/>
      <w:bookmarkEnd w:id="686"/>
      <w:proofErr w:type="spellStart"/>
      <w:ins w:id="693" w:author="Author" w:date="2026-06-24T09:18:00Z" w16du:dateUtc="2026-06-24T13:18:00Z">
        <w:r>
          <w:t>Emberts</w:t>
        </w:r>
        <w:proofErr w:type="spellEnd"/>
        <w:r>
          <w:t>, Z., U. Somjee, and J. J. Wiens</w:t>
        </w:r>
      </w:ins>
      <w:moveToRangeStart w:id="694" w:author="Author" w:date="2026-06-24T09:18:00Z" w:name="move233185157"/>
      <w:moveTo w:id="695" w:author="Author" w:date="2026-06-24T09:18:00Z" w16du:dateUtc="2026-06-24T13:18:00Z">
        <w:r>
          <w:t xml:space="preserve">. 2023. </w:t>
        </w:r>
      </w:moveTo>
      <w:moveToRangeEnd w:id="694"/>
      <w:ins w:id="696" w:author="Author" w:date="2026-06-24T09:18:00Z" w16du:dateUtc="2026-06-24T13:18:00Z">
        <w:r>
          <w:fldChar w:fldCharType="begin"/>
        </w:r>
        <w:r>
          <w:instrText>HYPERLINK "https://doi.org/10.1093/evolut/qpad121" \h</w:instrText>
        </w:r>
        <w:r>
          <w:fldChar w:fldCharType="separate"/>
        </w:r>
        <w:r>
          <w:rPr>
            <w:rStyle w:val="Hyperlink"/>
          </w:rPr>
          <w:t>Selection on weapon allometry in the wild</w:t>
        </w:r>
        <w:r>
          <w:fldChar w:fldCharType="end"/>
        </w:r>
        <w:r>
          <w:t>. Evolution 77:2090–2099.</w:t>
        </w:r>
      </w:ins>
    </w:p>
    <w:p w14:paraId="1C91D591" w14:textId="77777777" w:rsidR="00621493" w:rsidRDefault="00000000">
      <w:pPr>
        <w:pStyle w:val="Bibliography"/>
      </w:pPr>
      <w:bookmarkStart w:id="697" w:name="ref-emlen1997"/>
      <w:bookmarkEnd w:id="692"/>
      <w:r>
        <w:lastRenderedPageBreak/>
        <w:t xml:space="preserve">Emlen, D. J. 1997. </w:t>
      </w:r>
      <w:del w:id="698" w:author="Author" w:date="2026-06-24T09:18:00Z" w16du:dateUtc="2026-06-24T13:18:00Z">
        <w:r w:rsidR="00120AFF">
          <w:delText xml:space="preserve">Alternative reproductive tactics and male-dimorphism in the horned beetle </w:delText>
        </w:r>
        <w:r w:rsidR="00120AFF">
          <w:rPr>
            <w:i/>
            <w:iCs/>
          </w:rPr>
          <w:delText>Onthophagus acuminatus</w:delText>
        </w:r>
        <w:r w:rsidR="00120AFF">
          <w:delText xml:space="preserve"> (Coleoptera: Scarabaeidae).</w:delText>
        </w:r>
      </w:del>
      <w:ins w:id="699" w:author="Author" w:date="2026-06-24T09:18:00Z" w16du:dateUtc="2026-06-24T13:18:00Z">
        <w:r>
          <w:fldChar w:fldCharType="begin"/>
        </w:r>
        <w:r>
          <w:instrText>HYPERLINK "https://doi.org/10.1007/s002650050393" \h</w:instrText>
        </w:r>
        <w:r>
          <w:fldChar w:fldCharType="separate"/>
        </w:r>
        <w:r>
          <w:rPr>
            <w:rStyle w:val="Hyperlink"/>
          </w:rPr>
          <w:t xml:space="preserve">Alternative reproductive tactics and male-dimorphism in the horned beetle </w:t>
        </w:r>
        <w:proofErr w:type="spellStart"/>
        <w:r>
          <w:rPr>
            <w:rStyle w:val="Hyperlink"/>
            <w:i/>
            <w:iCs/>
          </w:rPr>
          <w:t>Onthophagus</w:t>
        </w:r>
        <w:proofErr w:type="spellEnd"/>
        <w:r>
          <w:rPr>
            <w:rStyle w:val="Hyperlink"/>
            <w:i/>
            <w:iCs/>
          </w:rPr>
          <w:t xml:space="preserve"> acuminatus</w:t>
        </w:r>
        <w:r>
          <w:rPr>
            <w:rStyle w:val="Hyperlink"/>
          </w:rPr>
          <w:t xml:space="preserve"> (Coleoptera: </w:t>
        </w:r>
        <w:proofErr w:type="spellStart"/>
        <w:r>
          <w:rPr>
            <w:rStyle w:val="Hyperlink"/>
          </w:rPr>
          <w:t>Scarabaeidae</w:t>
        </w:r>
        <w:proofErr w:type="spellEnd"/>
        <w:r>
          <w:rPr>
            <w:rStyle w:val="Hyperlink"/>
          </w:rPr>
          <w:t>)</w:t>
        </w:r>
        <w:r>
          <w:fldChar w:fldCharType="end"/>
        </w:r>
        <w:r>
          <w:t>.</w:t>
        </w:r>
      </w:ins>
      <w:r>
        <w:t xml:space="preserve"> </w:t>
      </w:r>
      <w:proofErr w:type="spellStart"/>
      <w:r>
        <w:t>Behav</w:t>
      </w:r>
      <w:proofErr w:type="spellEnd"/>
      <w:ins w:id="700" w:author="Author" w:date="2026-06-24T09:18:00Z" w16du:dateUtc="2026-06-24T13:18:00Z">
        <w:r>
          <w:t>.</w:t>
        </w:r>
      </w:ins>
      <w:r>
        <w:t xml:space="preserve"> Ecol</w:t>
      </w:r>
      <w:ins w:id="701" w:author="Author" w:date="2026-06-24T09:18:00Z" w16du:dateUtc="2026-06-24T13:18:00Z">
        <w:r>
          <w:t>.</w:t>
        </w:r>
      </w:ins>
      <w:r>
        <w:t xml:space="preserve"> </w:t>
      </w:r>
      <w:proofErr w:type="spellStart"/>
      <w:r>
        <w:t>Sociobiol</w:t>
      </w:r>
      <w:proofErr w:type="spellEnd"/>
      <w:ins w:id="702" w:author="Author" w:date="2026-06-24T09:18:00Z" w16du:dateUtc="2026-06-24T13:18:00Z">
        <w:r>
          <w:t>.</w:t>
        </w:r>
      </w:ins>
      <w:r>
        <w:t xml:space="preserve"> 41:335–341.</w:t>
      </w:r>
    </w:p>
    <w:p w14:paraId="21BACB68" w14:textId="77777777" w:rsidR="00621493" w:rsidRDefault="00000000">
      <w:pPr>
        <w:pStyle w:val="Bibliography"/>
        <w:rPr>
          <w:ins w:id="703" w:author="Author" w:date="2026-06-24T09:18:00Z" w16du:dateUtc="2026-06-24T13:18:00Z"/>
        </w:rPr>
      </w:pPr>
      <w:bookmarkStart w:id="704" w:name="ref-emlen2007"/>
      <w:bookmarkEnd w:id="697"/>
      <w:ins w:id="705" w:author="Author" w:date="2026-06-24T09:18:00Z" w16du:dateUtc="2026-06-24T13:18:00Z">
        <w:r>
          <w:t xml:space="preserve">Emlen, D. J., L. C. Lavine, and B. Ewen-Campen. 2007. </w:t>
        </w:r>
        <w:r>
          <w:fldChar w:fldCharType="begin"/>
        </w:r>
        <w:r>
          <w:instrText>HYPERLINK "https://doi.org/10.1073/pnas.0701209104" \h</w:instrText>
        </w:r>
        <w:r>
          <w:fldChar w:fldCharType="separate"/>
        </w:r>
        <w:r>
          <w:rPr>
            <w:rStyle w:val="Hyperlink"/>
          </w:rPr>
          <w:t>On the origin and evolutionary diversification of beetle horns</w:t>
        </w:r>
        <w:r>
          <w:fldChar w:fldCharType="end"/>
        </w:r>
        <w:r>
          <w:t>. Proc. Natl. Acad. Sci. 104:8661–8668.</w:t>
        </w:r>
      </w:ins>
    </w:p>
    <w:p w14:paraId="161A234F" w14:textId="77777777" w:rsidR="00621493" w:rsidRDefault="00000000">
      <w:pPr>
        <w:pStyle w:val="Bibliography"/>
        <w:rPr>
          <w:ins w:id="706" w:author="Author" w:date="2026-06-24T09:18:00Z" w16du:dateUtc="2026-06-24T13:18:00Z"/>
        </w:rPr>
      </w:pPr>
      <w:bookmarkStart w:id="707" w:name="ref-emlen2000"/>
      <w:bookmarkEnd w:id="704"/>
      <w:ins w:id="708" w:author="Author" w:date="2026-06-24T09:18:00Z" w16du:dateUtc="2026-06-24T13:18:00Z">
        <w:r>
          <w:t xml:space="preserve">Emlen, D. J., and H. F. </w:t>
        </w:r>
        <w:proofErr w:type="spellStart"/>
        <w:r>
          <w:t>Nijhout</w:t>
        </w:r>
        <w:proofErr w:type="spellEnd"/>
        <w:r>
          <w:t xml:space="preserve">. 2000. </w:t>
        </w:r>
        <w:r>
          <w:fldChar w:fldCharType="begin"/>
        </w:r>
        <w:r>
          <w:instrText>HYPERLINK "https://doi.org/10.1146/annurev.ent.45.1.661" \h</w:instrText>
        </w:r>
        <w:r>
          <w:fldChar w:fldCharType="separate"/>
        </w:r>
        <w:r>
          <w:rPr>
            <w:rStyle w:val="Hyperlink"/>
          </w:rPr>
          <w:t>The development and evolution of exaggerated morphologies in insects</w:t>
        </w:r>
        <w:r>
          <w:fldChar w:fldCharType="end"/>
        </w:r>
        <w:r>
          <w:t xml:space="preserve">. Annu, Rev, </w:t>
        </w:r>
        <w:proofErr w:type="spellStart"/>
        <w:r>
          <w:t>Entomol</w:t>
        </w:r>
        <w:proofErr w:type="spellEnd"/>
        <w:r>
          <w:t>, 45:661–708.</w:t>
        </w:r>
      </w:ins>
    </w:p>
    <w:p w14:paraId="03C94EF7" w14:textId="77777777" w:rsidR="00621493" w:rsidRPr="00E913CC" w:rsidRDefault="00000000">
      <w:pPr>
        <w:pStyle w:val="Bibliography"/>
        <w:rPr>
          <w:ins w:id="709" w:author="Author" w:date="2026-06-24T09:18:00Z" w16du:dateUtc="2026-06-24T13:18:00Z"/>
          <w:lang w:val="fr-CA"/>
        </w:rPr>
      </w:pPr>
      <w:bookmarkStart w:id="710" w:name="ref-frankino2005"/>
      <w:bookmarkEnd w:id="707"/>
      <w:r>
        <w:t xml:space="preserve">Frankino, W. A., B. J. Zwaan, D. L. Stern, and P. M. Brakefield. 2005. </w:t>
      </w:r>
      <w:del w:id="711" w:author="Author" w:date="2026-06-24T09:18:00Z" w16du:dateUtc="2026-06-24T13:18:00Z">
        <w:r w:rsidR="00120AFF">
          <w:delText>Natural selection and developmental constraints in the evolution of allometries.</w:delText>
        </w:r>
      </w:del>
      <w:ins w:id="712" w:author="Author" w:date="2026-06-24T09:18:00Z" w16du:dateUtc="2026-06-24T13:18:00Z">
        <w:r>
          <w:fldChar w:fldCharType="begin"/>
        </w:r>
        <w:r>
          <w:instrText>HYPERLINK "https://doi.org/10.1126/science.1105409" \h</w:instrText>
        </w:r>
        <w:r>
          <w:fldChar w:fldCharType="separate"/>
        </w:r>
        <w:r>
          <w:rPr>
            <w:rStyle w:val="Hyperlink"/>
          </w:rPr>
          <w:t>Natural selection and developmental constraints in the evolution of allometries</w:t>
        </w:r>
        <w:r>
          <w:fldChar w:fldCharType="end"/>
        </w:r>
        <w:r>
          <w:t>.</w:t>
        </w:r>
      </w:ins>
      <w:r>
        <w:t xml:space="preserve"> </w:t>
      </w:r>
      <w:r w:rsidRPr="00E913CC">
        <w:rPr>
          <w:lang w:val="fr-CA"/>
        </w:rPr>
        <w:t>Science 307:718–</w:t>
      </w:r>
      <w:del w:id="713" w:author="Author" w:date="2026-06-24T09:18:00Z" w16du:dateUtc="2026-06-24T13:18:00Z">
        <w:r w:rsidR="00120AFF" w:rsidRPr="00E913CC">
          <w:rPr>
            <w:lang w:val="fr-CA"/>
          </w:rPr>
          <w:delText>720. Section of Evolutionary Biology, Institute of Biology, Leiden University</w:delText>
        </w:r>
      </w:del>
      <w:ins w:id="714" w:author="Author" w:date="2026-06-24T09:18:00Z" w16du:dateUtc="2026-06-24T13:18:00Z">
        <w:r w:rsidRPr="00E913CC">
          <w:rPr>
            <w:lang w:val="fr-CA"/>
          </w:rPr>
          <w:t>20.</w:t>
        </w:r>
      </w:ins>
    </w:p>
    <w:p w14:paraId="5CE71539" w14:textId="77777777" w:rsidR="00621493" w:rsidRDefault="00000000">
      <w:pPr>
        <w:pStyle w:val="Bibliography"/>
      </w:pPr>
      <w:bookmarkStart w:id="715" w:name="ref-gonzalez-miguens2020"/>
      <w:bookmarkEnd w:id="710"/>
      <w:ins w:id="716" w:author="Author" w:date="2026-06-24T09:18:00Z" w16du:dateUtc="2026-06-24T13:18:00Z">
        <w:r w:rsidRPr="00E913CC">
          <w:rPr>
            <w:lang w:val="fr-CA"/>
          </w:rPr>
          <w:t xml:space="preserve">González-Miguéns, R., E. </w:t>
        </w:r>
        <w:proofErr w:type="spellStart"/>
        <w:r w:rsidRPr="00E913CC">
          <w:rPr>
            <w:lang w:val="fr-CA"/>
          </w:rPr>
          <w:t>Muñoz</w:t>
        </w:r>
        <w:proofErr w:type="spellEnd"/>
        <w:r w:rsidRPr="00E913CC">
          <w:rPr>
            <w:lang w:val="fr-CA"/>
          </w:rPr>
          <w:t>-Nozal, Y. Jiménez-Ruiz</w:t>
        </w:r>
      </w:ins>
      <w:r w:rsidRPr="00E913CC">
        <w:rPr>
          <w:lang w:val="fr-CA"/>
        </w:rPr>
        <w:t>, P.</w:t>
      </w:r>
      <w:del w:id="717" w:author="Author" w:date="2026-06-24T09:18:00Z" w16du:dateUtc="2026-06-24T13:18:00Z">
        <w:r w:rsidR="00120AFF" w:rsidRPr="00E913CC">
          <w:rPr>
            <w:lang w:val="fr-CA"/>
          </w:rPr>
          <w:delText>O. Box 9516, 2300 RA Leiden, Netherlands. frankino@alumni.indiana.edu</w:delText>
        </w:r>
      </w:del>
      <w:ins w:id="718" w:author="Author" w:date="2026-06-24T09:18:00Z" w16du:dateUtc="2026-06-24T13:18:00Z">
        <w:r w:rsidRPr="00E913CC">
          <w:rPr>
            <w:lang w:val="fr-CA"/>
          </w:rPr>
          <w:t xml:space="preserve"> </w:t>
        </w:r>
        <w:r>
          <w:t xml:space="preserve">Mas-Peinado, H. R. Ghanavi, and M. García-París. 2020. </w:t>
        </w:r>
        <w:r>
          <w:fldChar w:fldCharType="begin"/>
        </w:r>
        <w:r>
          <w:instrText>HYPERLINK "https://doi.org/10.1093/zoolinnean/zlaa070" \h</w:instrText>
        </w:r>
        <w:r>
          <w:fldChar w:fldCharType="separate"/>
        </w:r>
        <w:r>
          <w:rPr>
            <w:rStyle w:val="Hyperlink"/>
          </w:rPr>
          <w:t xml:space="preserve">Speciation patterns in the </w:t>
        </w:r>
        <w:proofErr w:type="spellStart"/>
        <w:r>
          <w:rPr>
            <w:rStyle w:val="Hyperlink"/>
            <w:i/>
            <w:iCs/>
          </w:rPr>
          <w:t>Forficula</w:t>
        </w:r>
        <w:proofErr w:type="spellEnd"/>
        <w:r>
          <w:rPr>
            <w:rStyle w:val="Hyperlink"/>
            <w:i/>
            <w:iCs/>
          </w:rPr>
          <w:t xml:space="preserve"> </w:t>
        </w:r>
        <w:proofErr w:type="spellStart"/>
        <w:r>
          <w:rPr>
            <w:rStyle w:val="Hyperlink"/>
            <w:i/>
            <w:iCs/>
          </w:rPr>
          <w:t>auricularia</w:t>
        </w:r>
        <w:proofErr w:type="spellEnd"/>
        <w:r>
          <w:rPr>
            <w:rStyle w:val="Hyperlink"/>
          </w:rPr>
          <w:t xml:space="preserve"> species complex: Cryptic and not so cryptic taxa across the western </w:t>
        </w:r>
        <w:proofErr w:type="spellStart"/>
        <w:r>
          <w:rPr>
            <w:rStyle w:val="Hyperlink"/>
          </w:rPr>
          <w:t>palaearctic</w:t>
        </w:r>
        <w:proofErr w:type="spellEnd"/>
        <w:r>
          <w:rPr>
            <w:rStyle w:val="Hyperlink"/>
          </w:rPr>
          <w:t xml:space="preserve"> region</w:t>
        </w:r>
        <w:r>
          <w:fldChar w:fldCharType="end"/>
        </w:r>
        <w:r>
          <w:t>. Zool. J. Linn. Soc. 190:788–823</w:t>
        </w:r>
      </w:ins>
      <w:r>
        <w:t>.</w:t>
      </w:r>
    </w:p>
    <w:p w14:paraId="28260E17" w14:textId="77777777" w:rsidR="00621493" w:rsidRDefault="00000000">
      <w:pPr>
        <w:pStyle w:val="Bibliography"/>
      </w:pPr>
      <w:bookmarkStart w:id="719" w:name="ref-gould1966"/>
      <w:bookmarkEnd w:id="715"/>
      <w:r>
        <w:t xml:space="preserve">Gould, S. J. 1966. </w:t>
      </w:r>
      <w:del w:id="720" w:author="Author" w:date="2026-06-24T09:18:00Z" w16du:dateUtc="2026-06-24T13:18:00Z">
        <w:r w:rsidR="00120AFF">
          <w:delText>Allometry and size in ontogeny and phylogeny.</w:delText>
        </w:r>
      </w:del>
      <w:ins w:id="721" w:author="Author" w:date="2026-06-24T09:18:00Z" w16du:dateUtc="2026-06-24T13:18:00Z">
        <w:r>
          <w:fldChar w:fldCharType="begin"/>
        </w:r>
        <w:r>
          <w:instrText>HYPERLINK "https://doi.org/10.1111/j.1469-185x.1966.tb01624.x" \h</w:instrText>
        </w:r>
        <w:r>
          <w:fldChar w:fldCharType="separate"/>
        </w:r>
        <w:r>
          <w:rPr>
            <w:rStyle w:val="Hyperlink"/>
          </w:rPr>
          <w:t>Allometry and size in ontogeny and phylogeny</w:t>
        </w:r>
        <w:r>
          <w:fldChar w:fldCharType="end"/>
        </w:r>
        <w:r>
          <w:t>.</w:t>
        </w:r>
      </w:ins>
      <w:r>
        <w:t xml:space="preserve"> Biol Rev Camb Philos Soc 41:587–640.</w:t>
      </w:r>
    </w:p>
    <w:p w14:paraId="56F74EC9" w14:textId="77777777" w:rsidR="00621493" w:rsidRDefault="00000000">
      <w:pPr>
        <w:pStyle w:val="Bibliography"/>
      </w:pPr>
      <w:bookmarkStart w:id="722" w:name="ref-gross1996"/>
      <w:bookmarkEnd w:id="719"/>
      <w:r>
        <w:t xml:space="preserve">Gross, M. R. 1996. </w:t>
      </w:r>
      <w:del w:id="723" w:author="Author" w:date="2026-06-24T09:18:00Z" w16du:dateUtc="2026-06-24T13:18:00Z">
        <w:r w:rsidR="00120AFF">
          <w:delText>Alternative reproductive strategies and tactics: Diversity within sexes.</w:delText>
        </w:r>
      </w:del>
      <w:ins w:id="724" w:author="Author" w:date="2026-06-24T09:18:00Z" w16du:dateUtc="2026-06-24T13:18:00Z">
        <w:r>
          <w:fldChar w:fldCharType="begin"/>
        </w:r>
        <w:r>
          <w:instrText>HYPERLINK "https://doi.org/10.1016/0169-5347(96)81050-0" \h</w:instrText>
        </w:r>
        <w:r>
          <w:fldChar w:fldCharType="separate"/>
        </w:r>
        <w:r>
          <w:rPr>
            <w:rStyle w:val="Hyperlink"/>
          </w:rPr>
          <w:t>Alternative reproductive strategies and tactics: Diversity within sexes</w:t>
        </w:r>
        <w:r>
          <w:fldChar w:fldCharType="end"/>
        </w:r>
        <w:r>
          <w:t>.</w:t>
        </w:r>
      </w:ins>
      <w:r>
        <w:t xml:space="preserve"> Trends </w:t>
      </w:r>
      <w:proofErr w:type="spellStart"/>
      <w:r>
        <w:t>Ecol</w:t>
      </w:r>
      <w:proofErr w:type="spellEnd"/>
      <w:r>
        <w:t xml:space="preserve"> Evol 11:92–</w:t>
      </w:r>
      <w:del w:id="725" w:author="Author" w:date="2026-06-24T09:18:00Z" w16du:dateUtc="2026-06-24T13:18:00Z">
        <w:r w:rsidR="00120AFF">
          <w:delText>98</w:delText>
        </w:r>
      </w:del>
      <w:ins w:id="726" w:author="Author" w:date="2026-06-24T09:18:00Z" w16du:dateUtc="2026-06-24T13:18:00Z">
        <w:r>
          <w:t>8</w:t>
        </w:r>
      </w:ins>
      <w:r>
        <w:t>.</w:t>
      </w:r>
    </w:p>
    <w:p w14:paraId="68966B54" w14:textId="77777777" w:rsidR="00621493" w:rsidRDefault="00000000">
      <w:pPr>
        <w:pStyle w:val="Bibliography"/>
      </w:pPr>
      <w:bookmarkStart w:id="727" w:name="ref-hansen2008"/>
      <w:bookmarkEnd w:id="722"/>
      <w:r>
        <w:t xml:space="preserve">Hansen, T. F., and D. Houle. 2008. </w:t>
      </w:r>
      <w:del w:id="728" w:author="Author" w:date="2026-06-24T09:18:00Z" w16du:dateUtc="2026-06-24T13:18:00Z">
        <w:r w:rsidR="00120AFF">
          <w:delText>Measuring and comparing evolvability and constraint in multivariate characters.</w:delText>
        </w:r>
      </w:del>
      <w:ins w:id="729" w:author="Author" w:date="2026-06-24T09:18:00Z" w16du:dateUtc="2026-06-24T13:18:00Z">
        <w:r>
          <w:fldChar w:fldCharType="begin"/>
        </w:r>
        <w:r>
          <w:instrText>HYPERLINK "https://doi.org/10.1111/j.1420-9101.2008.01573.x" \h</w:instrText>
        </w:r>
        <w:r>
          <w:fldChar w:fldCharType="separate"/>
        </w:r>
        <w:r>
          <w:rPr>
            <w:rStyle w:val="Hyperlink"/>
          </w:rPr>
          <w:t>Measuring and comparing evolvability and constraint in multivariate characters</w:t>
        </w:r>
        <w:r>
          <w:fldChar w:fldCharType="end"/>
        </w:r>
        <w:r>
          <w:t>.</w:t>
        </w:r>
      </w:ins>
      <w:r>
        <w:t xml:space="preserve"> J Evol Biol 21:1201–</w:t>
      </w:r>
      <w:del w:id="730" w:author="Author" w:date="2026-06-24T09:18:00Z" w16du:dateUtc="2026-06-24T13:18:00Z">
        <w:r w:rsidR="00120AFF">
          <w:delText>1219. Department of Biology, Center for Ecological; Evolutionary Synthesis, University of Oslo, Oslo, Norway</w:delText>
        </w:r>
      </w:del>
      <w:ins w:id="731" w:author="Author" w:date="2026-06-24T09:18:00Z" w16du:dateUtc="2026-06-24T13:18:00Z">
        <w:r>
          <w:t>19</w:t>
        </w:r>
      </w:ins>
      <w:r>
        <w:t>.</w:t>
      </w:r>
    </w:p>
    <w:p w14:paraId="18FC5600" w14:textId="77777777" w:rsidR="00DF0C3E" w:rsidRDefault="00120AFF">
      <w:pPr>
        <w:pStyle w:val="Bibliography"/>
        <w:rPr>
          <w:del w:id="732" w:author="Author" w:date="2026-06-24T09:18:00Z" w16du:dateUtc="2026-06-24T13:18:00Z"/>
        </w:rPr>
      </w:pPr>
      <w:del w:id="733" w:author="Author" w:date="2026-06-24T09:18:00Z" w16du:dateUtc="2026-06-24T13:18:00Z">
        <w:r>
          <w:delText>Harrison,</w:delText>
        </w:r>
      </w:del>
      <w:moveFromRangeStart w:id="734" w:author="Author" w:date="2026-06-24T09:18:00Z" w:name="move233185155"/>
      <w:moveFrom w:id="735" w:author="Author" w:date="2026-06-24T09:18:00Z" w16du:dateUtc="2026-06-24T13:18:00Z">
        <w:r w:rsidR="00000000">
          <w:t xml:space="preserve"> J. </w:t>
        </w:r>
      </w:moveFrom>
      <w:moveFromRangeEnd w:id="734"/>
      <w:del w:id="736" w:author="Author" w:date="2026-06-24T09:18:00Z" w16du:dateUtc="2026-06-24T13:18:00Z">
        <w:r>
          <w:delText>F. 2015. Evolvability and nonevolvability of allometric slopes. Proc Natl Acad Sci U S A 112:13426–13427. School of Life Sciences, Arizona State University, Tempe, AZ 85287-4501 j.harrison@asu.edu.</w:delText>
        </w:r>
      </w:del>
    </w:p>
    <w:p w14:paraId="6DA06E73" w14:textId="77777777" w:rsidR="00621493" w:rsidRDefault="00000000">
      <w:pPr>
        <w:pStyle w:val="Bibliography"/>
      </w:pPr>
      <w:bookmarkStart w:id="737" w:name="ref-huxley1932"/>
      <w:bookmarkEnd w:id="727"/>
      <w:r>
        <w:t>Huxley, J. 1932. Problems of relative growth.</w:t>
      </w:r>
      <w:ins w:id="738" w:author="Author" w:date="2026-06-24T09:18:00Z" w16du:dateUtc="2026-06-24T13:18:00Z">
        <w:r>
          <w:t xml:space="preserve"> The Dial Press, New York, NY, USA.</w:t>
        </w:r>
      </w:ins>
    </w:p>
    <w:p w14:paraId="3EBA1210" w14:textId="77777777" w:rsidR="00621493" w:rsidRDefault="00000000">
      <w:pPr>
        <w:pStyle w:val="Bibliography"/>
      </w:pPr>
      <w:bookmarkStart w:id="739" w:name="ref-kamimura2014"/>
      <w:bookmarkEnd w:id="737"/>
      <w:r>
        <w:t xml:space="preserve">Kamimura, Y. 2014. </w:t>
      </w:r>
      <w:del w:id="740" w:author="Author" w:date="2026-06-24T09:18:00Z" w16du:dateUtc="2026-06-24T13:18:00Z">
        <w:r w:rsidR="00120AFF">
          <w:delText>Pre‐ and postcopulatory sexual selection and the evolution of sexually dimorphic traits in earwigs (Dermaptera). Entomol Sci</w:delText>
        </w:r>
      </w:del>
      <w:ins w:id="741" w:author="Author" w:date="2026-06-24T09:18:00Z" w16du:dateUtc="2026-06-24T13:18:00Z">
        <w:r>
          <w:fldChar w:fldCharType="begin"/>
        </w:r>
        <w:r>
          <w:instrText>HYPERLINK "https://doi.org/10.1111/ens.12058" \h</w:instrText>
        </w:r>
        <w:r>
          <w:fldChar w:fldCharType="separate"/>
        </w:r>
        <w:r>
          <w:rPr>
            <w:rStyle w:val="Hyperlink"/>
          </w:rPr>
          <w:t>Pre- and postcopulatory sexual selection and the evolution of sexually dimorphic traits in earwigs (Dermaptera)</w:t>
        </w:r>
        <w:r>
          <w:fldChar w:fldCharType="end"/>
        </w:r>
        <w:r>
          <w:t xml:space="preserve">. </w:t>
        </w:r>
        <w:proofErr w:type="spellStart"/>
        <w:r>
          <w:t>Entomol</w:t>
        </w:r>
        <w:proofErr w:type="spellEnd"/>
        <w:r>
          <w:t>. Sci.</w:t>
        </w:r>
      </w:ins>
      <w:r>
        <w:t xml:space="preserve"> 17:139–166.</w:t>
      </w:r>
    </w:p>
    <w:p w14:paraId="0353B307" w14:textId="77777777" w:rsidR="00621493" w:rsidRDefault="00000000">
      <w:pPr>
        <w:pStyle w:val="Bibliography"/>
      </w:pPr>
      <w:bookmarkStart w:id="742" w:name="ref-kelly2005a"/>
      <w:bookmarkEnd w:id="739"/>
      <w:r>
        <w:lastRenderedPageBreak/>
        <w:t xml:space="preserve">Kelly, C. D. 2005. </w:t>
      </w:r>
      <w:del w:id="743" w:author="Author" w:date="2026-06-24T09:18:00Z" w16du:dateUtc="2026-06-24T13:18:00Z">
        <w:r w:rsidR="00120AFF">
          <w:delText xml:space="preserve">Allometry and sexual selection of male weaponry in Wellington tree weta, </w:delText>
        </w:r>
        <w:r w:rsidR="00120AFF">
          <w:rPr>
            <w:i/>
            <w:iCs/>
          </w:rPr>
          <w:delText>Hemideina crassidens</w:delText>
        </w:r>
        <w:r w:rsidR="00120AFF">
          <w:delText>.</w:delText>
        </w:r>
      </w:del>
      <w:ins w:id="744" w:author="Author" w:date="2026-06-24T09:18:00Z" w16du:dateUtc="2026-06-24T13:18:00Z">
        <w:r>
          <w:fldChar w:fldCharType="begin"/>
        </w:r>
        <w:r>
          <w:instrText>HYPERLINK "https://doi.org/10.1093/beheco/arh141" \h</w:instrText>
        </w:r>
        <w:r>
          <w:fldChar w:fldCharType="separate"/>
        </w:r>
        <w:r>
          <w:rPr>
            <w:rStyle w:val="Hyperlink"/>
          </w:rPr>
          <w:t xml:space="preserve">Allometry and sexual selection of male weaponry in Wellington tree </w:t>
        </w:r>
        <w:proofErr w:type="spellStart"/>
        <w:r>
          <w:rPr>
            <w:rStyle w:val="Hyperlink"/>
          </w:rPr>
          <w:t>weta</w:t>
        </w:r>
        <w:proofErr w:type="spellEnd"/>
        <w:r>
          <w:rPr>
            <w:rStyle w:val="Hyperlink"/>
          </w:rPr>
          <w:t xml:space="preserve">, </w:t>
        </w:r>
        <w:proofErr w:type="spellStart"/>
        <w:r>
          <w:rPr>
            <w:rStyle w:val="Hyperlink"/>
            <w:i/>
            <w:iCs/>
          </w:rPr>
          <w:t>Hemideina</w:t>
        </w:r>
        <w:proofErr w:type="spellEnd"/>
        <w:r>
          <w:rPr>
            <w:rStyle w:val="Hyperlink"/>
            <w:i/>
            <w:iCs/>
          </w:rPr>
          <w:t xml:space="preserve"> crassidens</w:t>
        </w:r>
        <w:r>
          <w:fldChar w:fldCharType="end"/>
        </w:r>
        <w:r>
          <w:t>.</w:t>
        </w:r>
      </w:ins>
      <w:r>
        <w:t xml:space="preserve"> </w:t>
      </w:r>
      <w:proofErr w:type="spellStart"/>
      <w:r>
        <w:t>Behav</w:t>
      </w:r>
      <w:proofErr w:type="spellEnd"/>
      <w:ins w:id="745" w:author="Author" w:date="2026-06-24T09:18:00Z" w16du:dateUtc="2026-06-24T13:18:00Z">
        <w:r>
          <w:t>.</w:t>
        </w:r>
      </w:ins>
      <w:r>
        <w:t xml:space="preserve"> Ecol</w:t>
      </w:r>
      <w:ins w:id="746" w:author="Author" w:date="2026-06-24T09:18:00Z" w16du:dateUtc="2026-06-24T13:18:00Z">
        <w:r>
          <w:t>.</w:t>
        </w:r>
      </w:ins>
      <w:r>
        <w:t xml:space="preserve"> 16:145–152.</w:t>
      </w:r>
    </w:p>
    <w:p w14:paraId="3D07C466" w14:textId="77777777" w:rsidR="00621493" w:rsidRDefault="00000000">
      <w:pPr>
        <w:pStyle w:val="Bibliography"/>
      </w:pPr>
      <w:bookmarkStart w:id="747" w:name="ref-kelly2026"/>
      <w:bookmarkEnd w:id="742"/>
      <w:r>
        <w:t xml:space="preserve">Kelly, C. D. </w:t>
      </w:r>
      <w:moveToRangeStart w:id="748" w:author="Author" w:date="2026-06-24T09:18:00Z" w:name="move233185158"/>
      <w:moveTo w:id="749" w:author="Author" w:date="2026-06-24T09:18:00Z" w16du:dateUtc="2026-06-24T13:18:00Z">
        <w:r>
          <w:t xml:space="preserve">2026. </w:t>
        </w:r>
      </w:moveTo>
      <w:moveToRangeEnd w:id="748"/>
      <w:del w:id="750" w:author="Author" w:date="2026-06-24T09:18:00Z" w16du:dateUtc="2026-06-24T13:18:00Z">
        <w:r w:rsidR="00120AFF">
          <w:delText>2024. Alternative mating strategies in the Wellington tree weta expressed via genetic polymorphism for precocial male maturation. Royal Society Open Science 11:240100</w:delText>
        </w:r>
      </w:del>
      <w:ins w:id="751" w:author="Author" w:date="2026-06-24T09:18:00Z" w16du:dateUtc="2026-06-24T13:18:00Z">
        <w:r>
          <w:fldChar w:fldCharType="begin"/>
        </w:r>
        <w:r>
          <w:instrText>HYPERLINK "https://doi.org/10.1093/evolut/qpaf215" \h</w:instrText>
        </w:r>
        <w:r>
          <w:fldChar w:fldCharType="separate"/>
        </w:r>
        <w:r>
          <w:rPr>
            <w:rStyle w:val="Hyperlink"/>
          </w:rPr>
          <w:t>Can the form of sexual selection explain patterns of static weapon allometry expressed by alternative mating morphotypes?</w:t>
        </w:r>
        <w:r>
          <w:fldChar w:fldCharType="end"/>
        </w:r>
        <w:r>
          <w:t xml:space="preserve"> Evolution 80:191–201</w:t>
        </w:r>
      </w:ins>
      <w:r>
        <w:t>.</w:t>
      </w:r>
    </w:p>
    <w:p w14:paraId="28CAA2B7" w14:textId="77777777" w:rsidR="00DF0C3E" w:rsidRPr="00A639DD" w:rsidRDefault="00120AFF">
      <w:pPr>
        <w:pStyle w:val="Bibliography"/>
        <w:rPr>
          <w:del w:id="752" w:author="Author" w:date="2026-06-24T09:18:00Z" w16du:dateUtc="2026-06-24T13:18:00Z"/>
          <w:lang w:val="fr-CA"/>
        </w:rPr>
      </w:pPr>
      <w:del w:id="753" w:author="Author" w:date="2026-06-24T09:18:00Z" w16du:dateUtc="2026-06-24T13:18:00Z">
        <w:r>
          <w:delText xml:space="preserve">Kelly, C. D. </w:delText>
        </w:r>
      </w:del>
      <w:moveFromRangeStart w:id="754" w:author="Author" w:date="2026-06-24T09:18:00Z" w:name="move233185158"/>
      <w:moveFrom w:id="755" w:author="Author" w:date="2026-06-24T09:18:00Z" w16du:dateUtc="2026-06-24T13:18:00Z">
        <w:r w:rsidR="00000000">
          <w:t xml:space="preserve">2026. </w:t>
        </w:r>
      </w:moveFrom>
      <w:moveFromRangeEnd w:id="754"/>
      <w:del w:id="756" w:author="Author" w:date="2026-06-24T09:18:00Z" w16du:dateUtc="2026-06-24T13:18:00Z">
        <w:r>
          <w:delText xml:space="preserve">Can the form of sexual selection explain patterns of static weapon allometry expressed by alternative mating morphotypes? </w:delText>
        </w:r>
        <w:r w:rsidRPr="00A639DD">
          <w:rPr>
            <w:lang w:val="fr-CA"/>
          </w:rPr>
          <w:delText>Evolution 80:191–201. Département des Sciences biologiques, Université du Québec à Montréal, Montréal, Canada.</w:delText>
        </w:r>
      </w:del>
    </w:p>
    <w:p w14:paraId="6E064104" w14:textId="77777777" w:rsidR="00621493" w:rsidRDefault="00000000">
      <w:pPr>
        <w:pStyle w:val="Bibliography"/>
      </w:pPr>
      <w:bookmarkStart w:id="757" w:name="ref-klingenberg2008"/>
      <w:bookmarkEnd w:id="747"/>
      <w:r>
        <w:t xml:space="preserve">Klingenberg, C. P. 2008. </w:t>
      </w:r>
      <w:del w:id="758" w:author="Author" w:date="2026-06-24T09:18:00Z" w16du:dateUtc="2026-06-24T13:18:00Z">
        <w:r w:rsidR="00120AFF">
          <w:delText>Morphological integration and developmental modularity. Annual Review of Ecology, Evolution, and Systematics</w:delText>
        </w:r>
      </w:del>
      <w:ins w:id="759" w:author="Author" w:date="2026-06-24T09:18:00Z" w16du:dateUtc="2026-06-24T13:18:00Z">
        <w:r>
          <w:fldChar w:fldCharType="begin"/>
        </w:r>
        <w:r>
          <w:instrText>HYPERLINK "https://doi.org/10.1146/annurev.ecolsys.37.091305.110054" \h</w:instrText>
        </w:r>
        <w:r>
          <w:fldChar w:fldCharType="separate"/>
        </w:r>
        <w:r>
          <w:rPr>
            <w:rStyle w:val="Hyperlink"/>
          </w:rPr>
          <w:t>Morphological integration and developmental modularity</w:t>
        </w:r>
        <w:r>
          <w:fldChar w:fldCharType="end"/>
        </w:r>
        <w:r>
          <w:t>. Annu. Rev. Ecol. Evol. Syst.</w:t>
        </w:r>
      </w:ins>
      <w:r>
        <w:t xml:space="preserve"> 39:115–132.</w:t>
      </w:r>
    </w:p>
    <w:p w14:paraId="00F91DA2" w14:textId="77777777" w:rsidR="00621493" w:rsidRDefault="00000000">
      <w:pPr>
        <w:pStyle w:val="Bibliography"/>
      </w:pPr>
      <w:bookmarkStart w:id="760" w:name="ref-kochensparger2024"/>
      <w:bookmarkEnd w:id="757"/>
      <w:r>
        <w:t xml:space="preserve">Kochensparger, S. K., C. J. Painting, B. A. Buzatto, and E. L. McCullough. 2024. </w:t>
      </w:r>
      <w:del w:id="761" w:author="Author" w:date="2026-06-24T09:18:00Z" w16du:dateUtc="2026-06-24T13:18:00Z">
        <w:r w:rsidR="00120AFF">
          <w:delText>Are weapon allometries steeper in major or minor males? A meta-analysis.</w:delText>
        </w:r>
      </w:del>
      <w:ins w:id="762" w:author="Author" w:date="2026-06-24T09:18:00Z" w16du:dateUtc="2026-06-24T13:18:00Z">
        <w:r>
          <w:fldChar w:fldCharType="begin"/>
        </w:r>
        <w:r>
          <w:instrText>HYPERLINK "https://doi.org/10.1093/beheco/arae069" \h</w:instrText>
        </w:r>
        <w:r>
          <w:fldChar w:fldCharType="separate"/>
        </w:r>
        <w:r>
          <w:rPr>
            <w:rStyle w:val="Hyperlink"/>
          </w:rPr>
          <w:t>Are weapon allometries steeper in major or minor males? A meta-analysis</w:t>
        </w:r>
        <w:r>
          <w:fldChar w:fldCharType="end"/>
        </w:r>
        <w:r>
          <w:t>.</w:t>
        </w:r>
      </w:ins>
      <w:r>
        <w:t xml:space="preserve"> </w:t>
      </w:r>
      <w:proofErr w:type="spellStart"/>
      <w:r>
        <w:t>Behav</w:t>
      </w:r>
      <w:proofErr w:type="spellEnd"/>
      <w:ins w:id="763" w:author="Author" w:date="2026-06-24T09:18:00Z" w16du:dateUtc="2026-06-24T13:18:00Z">
        <w:r>
          <w:t>.</w:t>
        </w:r>
      </w:ins>
      <w:r>
        <w:t xml:space="preserve"> Ecol</w:t>
      </w:r>
      <w:ins w:id="764" w:author="Author" w:date="2026-06-24T09:18:00Z" w16du:dateUtc="2026-06-24T13:18:00Z">
        <w:r>
          <w:t>.</w:t>
        </w:r>
      </w:ins>
      <w:r>
        <w:t xml:space="preserve"> 35:1–9.</w:t>
      </w:r>
    </w:p>
    <w:p w14:paraId="6FF287F8" w14:textId="77777777" w:rsidR="00621493" w:rsidRDefault="00000000">
      <w:pPr>
        <w:pStyle w:val="Bibliography"/>
      </w:pPr>
      <w:bookmarkStart w:id="765" w:name="ref-kodric-brown2006"/>
      <w:bookmarkEnd w:id="760"/>
      <w:r>
        <w:t xml:space="preserve">Kodric-Brown, A., R. M. Sibly, and J. H. Brown. 2006. </w:t>
      </w:r>
      <w:del w:id="766" w:author="Author" w:date="2026-06-24T09:18:00Z" w16du:dateUtc="2026-06-24T13:18:00Z">
        <w:r w:rsidR="00120AFF">
          <w:delText>The allometry of ornaments and weapons. Proceedings of the National Academy of Sciences</w:delText>
        </w:r>
      </w:del>
      <w:ins w:id="767" w:author="Author" w:date="2026-06-24T09:18:00Z" w16du:dateUtc="2026-06-24T13:18:00Z">
        <w:r>
          <w:fldChar w:fldCharType="begin"/>
        </w:r>
        <w:r>
          <w:instrText>HYPERLINK "https://doi.org/10.1073/pnas.0602994103" \h</w:instrText>
        </w:r>
        <w:r>
          <w:fldChar w:fldCharType="separate"/>
        </w:r>
        <w:r>
          <w:rPr>
            <w:rStyle w:val="Hyperlink"/>
          </w:rPr>
          <w:t>The allometry of ornaments and weapons</w:t>
        </w:r>
        <w:r>
          <w:fldChar w:fldCharType="end"/>
        </w:r>
        <w:r>
          <w:t>. Proc. Natl. Acad. Sci.</w:t>
        </w:r>
      </w:ins>
      <w:r>
        <w:t xml:space="preserve"> 103:8733–8738.</w:t>
      </w:r>
    </w:p>
    <w:p w14:paraId="4657372C" w14:textId="77777777" w:rsidR="00621493" w:rsidRDefault="00000000">
      <w:pPr>
        <w:pStyle w:val="Bibliography"/>
      </w:pPr>
      <w:bookmarkStart w:id="768" w:name="ref-lande1980"/>
      <w:bookmarkEnd w:id="765"/>
      <w:r>
        <w:t xml:space="preserve">Lande, R. 1980. Sexual dimorphism, sexual selection, and adaptation in polygenic characters. Evolution </w:t>
      </w:r>
      <w:ins w:id="769" w:author="Author" w:date="2026-06-24T09:18:00Z" w16du:dateUtc="2026-06-24T13:18:00Z">
        <w:r>
          <w:t>34:</w:t>
        </w:r>
      </w:ins>
      <w:r>
        <w:t>292–305.</w:t>
      </w:r>
    </w:p>
    <w:p w14:paraId="1AEC5E97" w14:textId="77777777" w:rsidR="00621493" w:rsidRDefault="00000000">
      <w:pPr>
        <w:pStyle w:val="Bibliography"/>
      </w:pPr>
      <w:bookmarkStart w:id="770" w:name="ref-lenth2019package"/>
      <w:bookmarkEnd w:id="768"/>
      <w:r>
        <w:t>Lenth, R., H. Singmann, J. Love, P. Buerkner, and M. Herve. 2019. Package “emmeans”: Estimated marginal means, aka least-squares means.</w:t>
      </w:r>
      <w:del w:id="771" w:author="Author" w:date="2026-06-24T09:18:00Z" w16du:dateUtc="2026-06-24T13:18:00Z">
        <w:r w:rsidR="00120AFF">
          <w:delText xml:space="preserve"> Compr. R Arch. Netw 1–67.</w:delText>
        </w:r>
      </w:del>
    </w:p>
    <w:p w14:paraId="78F584E5" w14:textId="77777777" w:rsidR="00621493" w:rsidRDefault="00120AFF">
      <w:pPr>
        <w:pStyle w:val="Bibliography"/>
        <w:rPr>
          <w:ins w:id="772" w:author="Author" w:date="2026-06-24T09:18:00Z" w16du:dateUtc="2026-06-24T13:18:00Z"/>
        </w:rPr>
      </w:pPr>
      <w:bookmarkStart w:id="773" w:name="ref-matsuzawa2025"/>
      <w:bookmarkEnd w:id="770"/>
      <w:del w:id="774" w:author="Author" w:date="2026-06-24T09:18:00Z" w16du:dateUtc="2026-06-24T13:18:00Z">
        <w:r>
          <w:delText>Lieshout, E. van, and M. A. Elgar. 2009. Armament under direct sexual selection does not exhibit positive allometry in an earwig. Behav Ecol</w:delText>
        </w:r>
      </w:del>
      <w:ins w:id="775" w:author="Author" w:date="2026-06-24T09:18:00Z" w16du:dateUtc="2026-06-24T13:18:00Z">
        <w:r w:rsidR="00000000">
          <w:t xml:space="preserve">Matsuzawa, T., and J. </w:t>
        </w:r>
        <w:proofErr w:type="spellStart"/>
        <w:r w:rsidR="00000000">
          <w:t>Konuma</w:t>
        </w:r>
        <w:proofErr w:type="spellEnd"/>
        <w:r w:rsidR="00000000">
          <w:t xml:space="preserve">. 2025. </w:t>
        </w:r>
        <w:r w:rsidR="00000000">
          <w:fldChar w:fldCharType="begin"/>
        </w:r>
        <w:r w:rsidR="00000000">
          <w:instrText>HYPERLINK "https://doi.org/10.1093/biolinnean/blaf031" \h</w:instrText>
        </w:r>
        <w:r w:rsidR="00000000">
          <w:fldChar w:fldCharType="separate"/>
        </w:r>
        <w:r w:rsidR="00000000">
          <w:rPr>
            <w:rStyle w:val="Hyperlink"/>
          </w:rPr>
          <w:t xml:space="preserve">Positive allometry in the forceps of the female earwig </w:t>
        </w:r>
        <w:proofErr w:type="spellStart"/>
        <w:r w:rsidR="00000000">
          <w:rPr>
            <w:rStyle w:val="Hyperlink"/>
            <w:i/>
            <w:iCs/>
          </w:rPr>
          <w:t>Anisolabis</w:t>
        </w:r>
        <w:proofErr w:type="spellEnd"/>
        <w:r w:rsidR="00000000">
          <w:rPr>
            <w:rStyle w:val="Hyperlink"/>
            <w:i/>
            <w:iCs/>
          </w:rPr>
          <w:t xml:space="preserve"> maritima</w:t>
        </w:r>
        <w:r w:rsidR="00000000">
          <w:rPr>
            <w:rStyle w:val="Hyperlink"/>
          </w:rPr>
          <w:t xml:space="preserve"> (Dermaptera: </w:t>
        </w:r>
        <w:proofErr w:type="spellStart"/>
        <w:r w:rsidR="00000000">
          <w:rPr>
            <w:rStyle w:val="Hyperlink"/>
          </w:rPr>
          <w:t>Anisolabididae</w:t>
        </w:r>
        <w:proofErr w:type="spellEnd"/>
        <w:r w:rsidR="00000000">
          <w:rPr>
            <w:rStyle w:val="Hyperlink"/>
          </w:rPr>
          <w:t>)</w:t>
        </w:r>
        <w:r w:rsidR="00000000">
          <w:fldChar w:fldCharType="end"/>
        </w:r>
        <w:r w:rsidR="00000000">
          <w:t xml:space="preserve">. Biol. J. Linn. Soc. </w:t>
        </w:r>
        <w:proofErr w:type="gramStart"/>
        <w:r w:rsidR="00000000">
          <w:t>145:blaf</w:t>
        </w:r>
        <w:proofErr w:type="gramEnd"/>
        <w:r w:rsidR="00000000">
          <w:t>031.</w:t>
        </w:r>
      </w:ins>
    </w:p>
    <w:p w14:paraId="778AE572" w14:textId="77777777" w:rsidR="00621493" w:rsidRDefault="00000000">
      <w:pPr>
        <w:pStyle w:val="Bibliography"/>
        <w:rPr>
          <w:moveFrom w:id="776" w:author="Author" w:date="2026-06-24T09:18:00Z" w16du:dateUtc="2026-06-24T13:18:00Z"/>
        </w:rPr>
      </w:pPr>
      <w:moveFromRangeStart w:id="777" w:author="Author" w:date="2026-06-24T09:18:00Z" w:name="move233185159"/>
      <w:moveFrom w:id="778" w:author="Author" w:date="2026-06-24T09:18:00Z" w16du:dateUtc="2026-06-24T13:18:00Z">
        <w:r>
          <w:t xml:space="preserve"> 20:258–264.</w:t>
        </w:r>
      </w:moveFrom>
    </w:p>
    <w:p w14:paraId="7DF82E50" w14:textId="77777777" w:rsidR="00621493" w:rsidRDefault="00000000">
      <w:pPr>
        <w:pStyle w:val="Bibliography"/>
      </w:pPr>
      <w:bookmarkStart w:id="779" w:name="ref-meunier2024"/>
      <w:bookmarkEnd w:id="773"/>
      <w:moveFromRangeEnd w:id="777"/>
      <w:r>
        <w:t xml:space="preserve">Meunier, J. 2024. </w:t>
      </w:r>
      <w:del w:id="780" w:author="Author" w:date="2026-06-24T09:18:00Z" w16du:dateUtc="2026-06-24T13:18:00Z">
        <w:r w:rsidR="00120AFF">
          <w:delText>The biology and social life of earwigs (Dermaptera).</w:delText>
        </w:r>
      </w:del>
      <w:ins w:id="781" w:author="Author" w:date="2026-06-24T09:18:00Z" w16du:dateUtc="2026-06-24T13:18:00Z">
        <w:r>
          <w:fldChar w:fldCharType="begin"/>
        </w:r>
        <w:r>
          <w:instrText>HYPERLINK "https://doi.org/10.1146/annurev-ento-013023-015632" \h</w:instrText>
        </w:r>
        <w:r>
          <w:fldChar w:fldCharType="separate"/>
        </w:r>
        <w:r>
          <w:rPr>
            <w:rStyle w:val="Hyperlink"/>
          </w:rPr>
          <w:t>The biology and social life of earwigs (Dermaptera)</w:t>
        </w:r>
        <w:r>
          <w:fldChar w:fldCharType="end"/>
        </w:r>
        <w:r>
          <w:t>.</w:t>
        </w:r>
      </w:ins>
      <w:r>
        <w:t xml:space="preserve"> Annu</w:t>
      </w:r>
      <w:ins w:id="782" w:author="Author" w:date="2026-06-24T09:18:00Z" w16du:dateUtc="2026-06-24T13:18:00Z">
        <w:r>
          <w:t>.</w:t>
        </w:r>
      </w:ins>
      <w:r>
        <w:t xml:space="preserve"> Rev</w:t>
      </w:r>
      <w:ins w:id="783" w:author="Author" w:date="2026-06-24T09:18:00Z" w16du:dateUtc="2026-06-24T13:18:00Z">
        <w:r>
          <w:t>.</w:t>
        </w:r>
      </w:ins>
      <w:r>
        <w:t xml:space="preserve"> </w:t>
      </w:r>
      <w:proofErr w:type="spellStart"/>
      <w:r>
        <w:t>Entomol</w:t>
      </w:r>
      <w:proofErr w:type="spellEnd"/>
      <w:ins w:id="784" w:author="Author" w:date="2026-06-24T09:18:00Z" w16du:dateUtc="2026-06-24T13:18:00Z">
        <w:r>
          <w:t>.</w:t>
        </w:r>
      </w:ins>
      <w:r>
        <w:t xml:space="preserve"> 69:259–276.</w:t>
      </w:r>
    </w:p>
    <w:p w14:paraId="3515AD46" w14:textId="77777777" w:rsidR="00621493" w:rsidRDefault="00000000">
      <w:pPr>
        <w:pStyle w:val="Bibliography"/>
      </w:pPr>
      <w:bookmarkStart w:id="785" w:name="ref-nijhout2012"/>
      <w:bookmarkEnd w:id="779"/>
      <w:r>
        <w:t xml:space="preserve">Nijhout, H. F., and R. Z. German. 2012. </w:t>
      </w:r>
      <w:del w:id="786" w:author="Author" w:date="2026-06-24T09:18:00Z" w16du:dateUtc="2026-06-24T13:18:00Z">
        <w:r w:rsidR="00120AFF">
          <w:delText>Developmental causes of allometry: New models and implications for phenotypic plasticity and evolution. Integr Comp Biol 52:43–52. Department of Biology, Duke University, Durham, NC 27708, USA. hfn@duke.edu</w:delText>
        </w:r>
      </w:del>
      <w:ins w:id="787" w:author="Author" w:date="2026-06-24T09:18:00Z" w16du:dateUtc="2026-06-24T13:18:00Z">
        <w:r>
          <w:fldChar w:fldCharType="begin"/>
        </w:r>
        <w:r>
          <w:instrText>HYPERLINK "https://doi.org/10.1093/icb/ics068" \h</w:instrText>
        </w:r>
        <w:r>
          <w:fldChar w:fldCharType="separate"/>
        </w:r>
        <w:r>
          <w:rPr>
            <w:rStyle w:val="Hyperlink"/>
          </w:rPr>
          <w:t>Developmental causes of allometry: New models and implications for phenotypic plasticity and evolution</w:t>
        </w:r>
        <w:r>
          <w:fldChar w:fldCharType="end"/>
        </w:r>
        <w:r>
          <w:t xml:space="preserve">. </w:t>
        </w:r>
        <w:proofErr w:type="spellStart"/>
        <w:r>
          <w:t>Integr</w:t>
        </w:r>
        <w:proofErr w:type="spellEnd"/>
        <w:r>
          <w:t xml:space="preserve"> Comp Biol 52:43–52</w:t>
        </w:r>
      </w:ins>
      <w:r>
        <w:t>.</w:t>
      </w:r>
    </w:p>
    <w:p w14:paraId="1BA513CC" w14:textId="77777777" w:rsidR="00621493" w:rsidRDefault="00000000">
      <w:pPr>
        <w:pStyle w:val="Bibliography"/>
      </w:pPr>
      <w:bookmarkStart w:id="788" w:name="ref-oliveira2008"/>
      <w:bookmarkEnd w:id="785"/>
      <w:r>
        <w:lastRenderedPageBreak/>
        <w:t>Oliveira, R. F., M. Taborsky, and H. J. Brockmann. 2008. Alternative Reproductive Tactics. Cambridge University Press.</w:t>
      </w:r>
    </w:p>
    <w:p w14:paraId="26F549E2" w14:textId="77777777" w:rsidR="00621493" w:rsidRDefault="00000000">
      <w:pPr>
        <w:pStyle w:val="Bibliography"/>
      </w:pPr>
      <w:bookmarkStart w:id="789" w:name="ref-ozkansubmitteda"/>
      <w:bookmarkEnd w:id="788"/>
      <w:r>
        <w:t xml:space="preserve">Ozkan, C., and C. D. Kelly. submitted. Sexual dimorphism in </w:t>
      </w:r>
      <w:del w:id="790" w:author="Author" w:date="2026-06-24T09:18:00Z" w16du:dateUtc="2026-06-24T13:18:00Z">
        <w:r w:rsidR="00120AFF">
          <w:delText xml:space="preserve">condition-dependent </w:delText>
        </w:r>
      </w:del>
      <w:r>
        <w:t xml:space="preserve">weapons </w:t>
      </w:r>
      <w:proofErr w:type="gramStart"/>
      <w:r>
        <w:t>arises</w:t>
      </w:r>
      <w:proofErr w:type="gramEnd"/>
      <w:r>
        <w:t xml:space="preserve"> </w:t>
      </w:r>
      <w:del w:id="791" w:author="Author" w:date="2026-06-24T09:18:00Z" w16du:dateUtc="2026-06-24T13:18:00Z">
        <w:r w:rsidR="00120AFF">
          <w:delText>through</w:delText>
        </w:r>
      </w:del>
      <w:ins w:id="792" w:author="Author" w:date="2026-06-24T09:18:00Z" w16du:dateUtc="2026-06-24T13:18:00Z">
        <w:r>
          <w:t>from</w:t>
        </w:r>
      </w:ins>
      <w:r>
        <w:t xml:space="preserve"> amplification of shared developmental pathways</w:t>
      </w:r>
      <w:del w:id="793" w:author="Author" w:date="2026-06-24T09:18:00Z" w16du:dateUtc="2026-06-24T13:18:00Z">
        <w:r w:rsidR="00120AFF">
          <w:delText xml:space="preserve"> and enhanced trait-specific sensitivity</w:delText>
        </w:r>
      </w:del>
      <w:ins w:id="794" w:author="Author" w:date="2026-06-24T09:18:00Z" w16du:dateUtc="2026-06-24T13:18:00Z">
        <w:r>
          <w:t>. Journal of Evolutionary Biology</w:t>
        </w:r>
      </w:ins>
      <w:r>
        <w:t>.</w:t>
      </w:r>
    </w:p>
    <w:p w14:paraId="2B203599" w14:textId="77777777" w:rsidR="00621493" w:rsidRDefault="00000000">
      <w:pPr>
        <w:pStyle w:val="Bibliography"/>
        <w:rPr>
          <w:ins w:id="795" w:author="Author" w:date="2026-06-24T09:18:00Z" w16du:dateUtc="2026-06-24T13:18:00Z"/>
        </w:rPr>
      </w:pPr>
      <w:bookmarkStart w:id="796" w:name="ref-painting2024"/>
      <w:bookmarkEnd w:id="789"/>
      <w:ins w:id="797" w:author="Author" w:date="2026-06-24T09:18:00Z" w16du:dateUtc="2026-06-24T13:18:00Z">
        <w:r>
          <w:t xml:space="preserve">Painting, C. J., M. R. E. Symonds, and G. I. Holwell. 2024. </w:t>
        </w:r>
        <w:r>
          <w:fldChar w:fldCharType="begin"/>
        </w:r>
        <w:r>
          <w:instrText>HYPERLINK "https://doi.org/10.1111/1365-2435.14532" \h</w:instrText>
        </w:r>
        <w:r>
          <w:fldChar w:fldCharType="separate"/>
        </w:r>
        <w:r>
          <w:rPr>
            <w:rStyle w:val="Hyperlink"/>
          </w:rPr>
          <w:t>The evolution of positive allometry and exaggerated traits in a diverse beetle clade</w:t>
        </w:r>
        <w:r>
          <w:fldChar w:fldCharType="end"/>
        </w:r>
        <w:r>
          <w:t xml:space="preserve">. </w:t>
        </w:r>
        <w:proofErr w:type="spellStart"/>
        <w:r>
          <w:t>Funct</w:t>
        </w:r>
        <w:proofErr w:type="spellEnd"/>
        <w:r>
          <w:t>. Ecol. 38:1265–1283.</w:t>
        </w:r>
      </w:ins>
    </w:p>
    <w:p w14:paraId="0DB507E6" w14:textId="77777777" w:rsidR="00621493" w:rsidRDefault="00000000">
      <w:pPr>
        <w:pStyle w:val="Bibliography"/>
      </w:pPr>
      <w:bookmarkStart w:id="798" w:name="ref-pelabon2014"/>
      <w:bookmarkEnd w:id="796"/>
      <w:proofErr w:type="spellStart"/>
      <w:r>
        <w:t>Pélabon</w:t>
      </w:r>
      <w:proofErr w:type="spellEnd"/>
      <w:r>
        <w:t xml:space="preserve">, C., C. Firmat, G. </w:t>
      </w:r>
      <w:ins w:id="799" w:author="Author" w:date="2026-06-24T09:18:00Z" w16du:dateUtc="2026-06-24T13:18:00Z">
        <w:r>
          <w:t xml:space="preserve">H. </w:t>
        </w:r>
      </w:ins>
      <w:r>
        <w:t xml:space="preserve">Bolstad, K. </w:t>
      </w:r>
      <w:ins w:id="800" w:author="Author" w:date="2026-06-24T09:18:00Z" w16du:dateUtc="2026-06-24T13:18:00Z">
        <w:r>
          <w:t xml:space="preserve">L. </w:t>
        </w:r>
      </w:ins>
      <w:r>
        <w:t xml:space="preserve">Voje, D. Houle, J. Cassara, A. </w:t>
      </w:r>
      <w:ins w:id="801" w:author="Author" w:date="2026-06-24T09:18:00Z" w16du:dateUtc="2026-06-24T13:18:00Z">
        <w:r>
          <w:t xml:space="preserve">L. </w:t>
        </w:r>
      </w:ins>
      <w:r>
        <w:t xml:space="preserve">Rouzic, and T. </w:t>
      </w:r>
      <w:ins w:id="802" w:author="Author" w:date="2026-06-24T09:18:00Z" w16du:dateUtc="2026-06-24T13:18:00Z">
        <w:r>
          <w:t xml:space="preserve">F. </w:t>
        </w:r>
      </w:ins>
      <w:r>
        <w:t xml:space="preserve">Hansen. 2014. </w:t>
      </w:r>
      <w:del w:id="803" w:author="Author" w:date="2026-06-24T09:18:00Z" w16du:dateUtc="2026-06-24T13:18:00Z">
        <w:r w:rsidR="00120AFF">
          <w:delText>Evolution of morphological allometry. Ann N Y</w:delText>
        </w:r>
      </w:del>
      <w:ins w:id="804" w:author="Author" w:date="2026-06-24T09:18:00Z" w16du:dateUtc="2026-06-24T13:18:00Z">
        <w:r>
          <w:fldChar w:fldCharType="begin"/>
        </w:r>
        <w:r>
          <w:instrText>HYPERLINK "https://doi.org/10.1111/nyas.12470" \h</w:instrText>
        </w:r>
        <w:r>
          <w:fldChar w:fldCharType="separate"/>
        </w:r>
        <w:r>
          <w:rPr>
            <w:rStyle w:val="Hyperlink"/>
          </w:rPr>
          <w:t>Evolution of morphological allometry</w:t>
        </w:r>
        <w:r>
          <w:fldChar w:fldCharType="end"/>
        </w:r>
        <w:r>
          <w:t>. Ann N</w:t>
        </w:r>
      </w:ins>
      <w:r>
        <w:t xml:space="preserve"> Acad Sci 1320:58–75.</w:t>
      </w:r>
    </w:p>
    <w:p w14:paraId="74FCC9CF" w14:textId="77777777" w:rsidR="00621493" w:rsidRDefault="00000000">
      <w:pPr>
        <w:pStyle w:val="Bibliography"/>
      </w:pPr>
      <w:bookmarkStart w:id="805" w:name="ref-prates2013"/>
      <w:bookmarkEnd w:id="798"/>
      <w:r>
        <w:t xml:space="preserve">Prates, M. O., C. R. B. Cabral, and V. H. Lachos. 2013. </w:t>
      </w:r>
      <w:del w:id="806" w:author="Author" w:date="2026-06-24T09:18:00Z" w16du:dateUtc="2026-06-24T13:18:00Z">
        <w:r w:rsidR="00120AFF">
          <w:delText>Mixsmsn: Fitting finite mixture of scale mixture of skew-normal distributions. Journal of Statistical Software</w:delText>
        </w:r>
      </w:del>
      <w:ins w:id="807" w:author="Author" w:date="2026-06-24T09:18:00Z" w16du:dateUtc="2026-06-24T13:18:00Z">
        <w:r>
          <w:fldChar w:fldCharType="begin"/>
        </w:r>
        <w:r>
          <w:instrText>HYPERLINK "https://doi.org/10.18637/jss.v054.i12" \h</w:instrText>
        </w:r>
        <w:r>
          <w:fldChar w:fldCharType="separate"/>
        </w:r>
        <w:proofErr w:type="spellStart"/>
        <w:r>
          <w:rPr>
            <w:rStyle w:val="Hyperlink"/>
          </w:rPr>
          <w:t>Mixsmsn</w:t>
        </w:r>
        <w:proofErr w:type="spellEnd"/>
        <w:r>
          <w:rPr>
            <w:rStyle w:val="Hyperlink"/>
          </w:rPr>
          <w:t>: Fitting finite mixture of scale mixture of skew-normal distributions</w:t>
        </w:r>
        <w:r>
          <w:fldChar w:fldCharType="end"/>
        </w:r>
        <w:r>
          <w:t xml:space="preserve">. J. Stat. </w:t>
        </w:r>
        <w:proofErr w:type="spellStart"/>
        <w:r>
          <w:t>Softw</w:t>
        </w:r>
        <w:proofErr w:type="spellEnd"/>
        <w:r>
          <w:t>.</w:t>
        </w:r>
      </w:ins>
      <w:r>
        <w:t xml:space="preserve"> 54:96</w:t>
      </w:r>
      <w:ins w:id="808" w:author="Author" w:date="2026-06-24T09:18:00Z" w16du:dateUtc="2026-06-24T13:18:00Z">
        <w:r>
          <w:t>–114</w:t>
        </w:r>
      </w:ins>
      <w:r>
        <w:t>.</w:t>
      </w:r>
    </w:p>
    <w:p w14:paraId="20D70070" w14:textId="77777777" w:rsidR="00621493" w:rsidRDefault="00000000">
      <w:pPr>
        <w:pStyle w:val="Bibliography"/>
      </w:pPr>
      <w:bookmarkStart w:id="809" w:name="ref-rcoreteam2025"/>
      <w:bookmarkEnd w:id="805"/>
      <w:r>
        <w:t xml:space="preserve">R Core Team. 2025. R: A language and environment for statistical computing. </w:t>
      </w:r>
      <w:del w:id="810" w:author="Author" w:date="2026-06-24T09:18:00Z" w16du:dateUtc="2026-06-24T13:18:00Z">
        <w:r w:rsidR="00120AFF">
          <w:delText>Vienna, Austria</w:delText>
        </w:r>
      </w:del>
      <w:ins w:id="811" w:author="Author" w:date="2026-06-24T09:18:00Z" w16du:dateUtc="2026-06-24T13:18:00Z">
        <w:r>
          <w:t>R Foundation for Statistical Computing</w:t>
        </w:r>
      </w:ins>
      <w:r>
        <w:t>.</w:t>
      </w:r>
    </w:p>
    <w:p w14:paraId="7338944A" w14:textId="77777777" w:rsidR="00621493" w:rsidRDefault="00120AFF">
      <w:pPr>
        <w:pStyle w:val="Bibliography"/>
        <w:rPr>
          <w:ins w:id="812" w:author="Author" w:date="2026-06-24T09:18:00Z" w16du:dateUtc="2026-06-24T13:18:00Z"/>
        </w:rPr>
      </w:pPr>
      <w:bookmarkStart w:id="813" w:name="ref-schindelin2012"/>
      <w:bookmarkEnd w:id="809"/>
      <w:del w:id="814" w:author="Author" w:date="2026-06-24T09:18:00Z" w16du:dateUtc="2026-06-24T13:18:00Z">
        <w:r>
          <w:delText>Rowe, L., and D. Houle</w:delText>
        </w:r>
      </w:del>
      <w:proofErr w:type="spellStart"/>
      <w:ins w:id="815" w:author="Author" w:date="2026-06-24T09:18:00Z" w16du:dateUtc="2026-06-24T13:18:00Z">
        <w:r w:rsidR="00000000">
          <w:t>Schindelin</w:t>
        </w:r>
        <w:proofErr w:type="spellEnd"/>
        <w:r w:rsidR="00000000">
          <w:t xml:space="preserve">, J., I. Arganda-Carreras, E. Frise, V. </w:t>
        </w:r>
        <w:proofErr w:type="spellStart"/>
        <w:r w:rsidR="00000000">
          <w:t>Kaynig</w:t>
        </w:r>
        <w:proofErr w:type="spellEnd"/>
        <w:r w:rsidR="00000000">
          <w:t xml:space="preserve">, M. </w:t>
        </w:r>
        <w:proofErr w:type="spellStart"/>
        <w:r w:rsidR="00000000">
          <w:t>Longair</w:t>
        </w:r>
        <w:proofErr w:type="spellEnd"/>
        <w:r w:rsidR="00000000">
          <w:t xml:space="preserve">, T. Pietzsch, S. </w:t>
        </w:r>
        <w:proofErr w:type="spellStart"/>
        <w:r w:rsidR="00000000">
          <w:t>Preibisch</w:t>
        </w:r>
        <w:proofErr w:type="spellEnd"/>
        <w:r w:rsidR="00000000">
          <w:t xml:space="preserve">, C. Rueden, S. Saalfeld, B. Schmid, J.-Y. </w:t>
        </w:r>
        <w:proofErr w:type="spellStart"/>
        <w:r w:rsidR="00000000">
          <w:t>Tinevez</w:t>
        </w:r>
        <w:proofErr w:type="spellEnd"/>
        <w:r w:rsidR="00000000">
          <w:t xml:space="preserve">, D. J. White, V. Hartenstein, K. Eliceiri, P. </w:t>
        </w:r>
        <w:proofErr w:type="spellStart"/>
        <w:r w:rsidR="00000000">
          <w:t>Tomancak</w:t>
        </w:r>
        <w:proofErr w:type="spellEnd"/>
        <w:r w:rsidR="00000000">
          <w:t xml:space="preserve">, and A. Cardona. 2012. </w:t>
        </w:r>
        <w:r w:rsidR="00000000">
          <w:fldChar w:fldCharType="begin"/>
        </w:r>
        <w:r w:rsidR="00000000">
          <w:instrText>HYPERLINK "https://doi.org/10.1038/nmeth.2019" \h</w:instrText>
        </w:r>
        <w:r w:rsidR="00000000">
          <w:fldChar w:fldCharType="separate"/>
        </w:r>
        <w:r w:rsidR="00000000">
          <w:rPr>
            <w:rStyle w:val="Hyperlink"/>
          </w:rPr>
          <w:t>Fiji: An open-source platform for biological-image analysis.</w:t>
        </w:r>
        <w:r w:rsidR="00000000">
          <w:fldChar w:fldCharType="end"/>
        </w:r>
        <w:r w:rsidR="00000000">
          <w:t xml:space="preserve"> Nature Methods 9:676–82.</w:t>
        </w:r>
      </w:ins>
    </w:p>
    <w:p w14:paraId="75A81DC7" w14:textId="77777777" w:rsidR="00DF0C3E" w:rsidRDefault="00000000">
      <w:pPr>
        <w:pStyle w:val="Bibliography"/>
        <w:rPr>
          <w:del w:id="816" w:author="Author" w:date="2026-06-24T09:18:00Z" w16du:dateUtc="2026-06-24T13:18:00Z"/>
        </w:rPr>
      </w:pPr>
      <w:moveFromRangeStart w:id="817" w:author="Author" w:date="2026-06-24T09:18:00Z" w:name="move233185160"/>
      <w:moveFrom w:id="818" w:author="Author" w:date="2026-06-24T09:18:00Z" w16du:dateUtc="2026-06-24T13:18:00Z">
        <w:r>
          <w:t xml:space="preserve">. 1996. </w:t>
        </w:r>
      </w:moveFrom>
      <w:moveFromRangeEnd w:id="817"/>
      <w:del w:id="819" w:author="Author" w:date="2026-06-24T09:18:00Z" w16du:dateUtc="2026-06-24T13:18:00Z">
        <w:r w:rsidR="00120AFF">
          <w:delText>The lek paradox and the capture of genetic variance by condition dependent traits. Proc R Soc Lond, B 263:1415–1421.</w:delText>
        </w:r>
      </w:del>
    </w:p>
    <w:p w14:paraId="5C9DBF49" w14:textId="77777777" w:rsidR="00621493" w:rsidRDefault="00000000">
      <w:pPr>
        <w:pStyle w:val="Bibliography"/>
      </w:pPr>
      <w:bookmarkStart w:id="820" w:name="ref-shingleton2013"/>
      <w:bookmarkEnd w:id="813"/>
      <w:r>
        <w:t xml:space="preserve">Shingleton, A. W., and W. A. Frankino. 2013. </w:t>
      </w:r>
      <w:del w:id="821" w:author="Author" w:date="2026-06-24T09:18:00Z" w16du:dateUtc="2026-06-24T13:18:00Z">
        <w:r w:rsidR="00120AFF">
          <w:delText>New perspectives on the evolution of exaggerated traits. BioEssays</w:delText>
        </w:r>
      </w:del>
      <w:ins w:id="822" w:author="Author" w:date="2026-06-24T09:18:00Z" w16du:dateUtc="2026-06-24T13:18:00Z">
        <w:r>
          <w:fldChar w:fldCharType="begin"/>
        </w:r>
        <w:r>
          <w:instrText>HYPERLINK "https://doi.org/10.1002/bies.201200139" \h</w:instrText>
        </w:r>
        <w:r>
          <w:fldChar w:fldCharType="separate"/>
        </w:r>
        <w:r>
          <w:rPr>
            <w:rStyle w:val="Hyperlink"/>
          </w:rPr>
          <w:t>New perspectives on the evolution of exaggerated traits</w:t>
        </w:r>
        <w:r>
          <w:fldChar w:fldCharType="end"/>
        </w:r>
        <w:r>
          <w:t xml:space="preserve">. </w:t>
        </w:r>
        <w:proofErr w:type="spellStart"/>
        <w:r>
          <w:t>Bioessays</w:t>
        </w:r>
      </w:ins>
      <w:proofErr w:type="spellEnd"/>
      <w:r>
        <w:t xml:space="preserve"> 35:100–</w:t>
      </w:r>
      <w:del w:id="823" w:author="Author" w:date="2026-06-24T09:18:00Z" w16du:dateUtc="2026-06-24T13:18:00Z">
        <w:r w:rsidR="00120AFF">
          <w:delText>107</w:delText>
        </w:r>
      </w:del>
      <w:ins w:id="824" w:author="Author" w:date="2026-06-24T09:18:00Z" w16du:dateUtc="2026-06-24T13:18:00Z">
        <w:r>
          <w:t>7</w:t>
        </w:r>
      </w:ins>
      <w:r>
        <w:t>.</w:t>
      </w:r>
    </w:p>
    <w:p w14:paraId="2AC03CA5" w14:textId="77777777" w:rsidR="00621493" w:rsidRDefault="00000000">
      <w:pPr>
        <w:pStyle w:val="Bibliography"/>
      </w:pPr>
      <w:bookmarkStart w:id="825" w:name="ref-shingleton2007"/>
      <w:bookmarkEnd w:id="820"/>
      <w:r>
        <w:t xml:space="preserve">Shingleton, A. W., W. A. Frankino, T. Flatt, H. F. Nijhout, and D. J. Emlen. 2007. </w:t>
      </w:r>
      <w:del w:id="826" w:author="Author" w:date="2026-06-24T09:18:00Z" w16du:dateUtc="2026-06-24T13:18:00Z">
        <w:r w:rsidR="00120AFF">
          <w:delText>Size and shape: The developmental regulation of static allometry in insects. BioEssays</w:delText>
        </w:r>
      </w:del>
      <w:ins w:id="827" w:author="Author" w:date="2026-06-24T09:18:00Z" w16du:dateUtc="2026-06-24T13:18:00Z">
        <w:r>
          <w:fldChar w:fldCharType="begin"/>
        </w:r>
        <w:r>
          <w:instrText>HYPERLINK "https://doi.org/10.1002/bies.20584" \h</w:instrText>
        </w:r>
        <w:r>
          <w:fldChar w:fldCharType="separate"/>
        </w:r>
        <w:r>
          <w:rPr>
            <w:rStyle w:val="Hyperlink"/>
          </w:rPr>
          <w:t>Size and shape: The developmental regulation of static allometry in insects</w:t>
        </w:r>
        <w:r>
          <w:fldChar w:fldCharType="end"/>
        </w:r>
        <w:r>
          <w:t xml:space="preserve">. </w:t>
        </w:r>
        <w:proofErr w:type="spellStart"/>
        <w:r>
          <w:t>Bioessays</w:t>
        </w:r>
      </w:ins>
      <w:proofErr w:type="spellEnd"/>
      <w:r>
        <w:t xml:space="preserve"> 29:536–</w:t>
      </w:r>
      <w:del w:id="828" w:author="Author" w:date="2026-06-24T09:18:00Z" w16du:dateUtc="2026-06-24T13:18:00Z">
        <w:r w:rsidR="00120AFF">
          <w:delText>548. Department of Zoology, Michigan State University, 203 Natural Science, East Lansing, MI 48910, USA. shingle9@msu.edu</w:delText>
        </w:r>
      </w:del>
      <w:ins w:id="829" w:author="Author" w:date="2026-06-24T09:18:00Z" w16du:dateUtc="2026-06-24T13:18:00Z">
        <w:r>
          <w:t>48</w:t>
        </w:r>
      </w:ins>
      <w:r>
        <w:t>.</w:t>
      </w:r>
    </w:p>
    <w:p w14:paraId="2BE359B6" w14:textId="77777777" w:rsidR="00621493" w:rsidRDefault="00000000">
      <w:pPr>
        <w:pStyle w:val="Bibliography"/>
      </w:pPr>
      <w:bookmarkStart w:id="830" w:name="ref-shuster2003"/>
      <w:bookmarkEnd w:id="825"/>
      <w:r>
        <w:t>Shuster, S</w:t>
      </w:r>
      <w:ins w:id="831" w:author="Author" w:date="2026-06-24T09:18:00Z" w16du:dateUtc="2026-06-24T13:18:00Z">
        <w:r>
          <w:t>. M</w:t>
        </w:r>
      </w:ins>
      <w:r>
        <w:t>., and M.</w:t>
      </w:r>
      <w:ins w:id="832" w:author="Author" w:date="2026-06-24T09:18:00Z" w16du:dateUtc="2026-06-24T13:18:00Z">
        <w:r>
          <w:t xml:space="preserve"> J.</w:t>
        </w:r>
      </w:ins>
      <w:r>
        <w:t xml:space="preserve"> Wade. 2003. Mating Systems and Strategies. Princeton University Press.</w:t>
      </w:r>
    </w:p>
    <w:p w14:paraId="4BF577CE" w14:textId="77777777" w:rsidR="00621493" w:rsidRDefault="00000000">
      <w:pPr>
        <w:pStyle w:val="Bibliography"/>
      </w:pPr>
      <w:bookmarkStart w:id="833" w:name="ref-simmons1996"/>
      <w:bookmarkEnd w:id="830"/>
      <w:r>
        <w:t>Simmons, L</w:t>
      </w:r>
      <w:ins w:id="834" w:author="Author" w:date="2026-06-24T09:18:00Z" w16du:dateUtc="2026-06-24T13:18:00Z">
        <w:r>
          <w:t>. W</w:t>
        </w:r>
      </w:ins>
      <w:r>
        <w:t xml:space="preserve">., and J. </w:t>
      </w:r>
      <w:ins w:id="835" w:author="Author" w:date="2026-06-24T09:18:00Z" w16du:dateUtc="2026-06-24T13:18:00Z">
        <w:r>
          <w:t xml:space="preserve">L. </w:t>
        </w:r>
      </w:ins>
      <w:r>
        <w:t xml:space="preserve">Tomkins. 1996. </w:t>
      </w:r>
      <w:del w:id="836" w:author="Author" w:date="2026-06-24T09:18:00Z" w16du:dateUtc="2026-06-24T13:18:00Z">
        <w:r w:rsidR="00120AFF">
          <w:delText>Sexual selection and the allometry of earwig forceps.</w:delText>
        </w:r>
      </w:del>
      <w:ins w:id="837" w:author="Author" w:date="2026-06-24T09:18:00Z" w16du:dateUtc="2026-06-24T13:18:00Z">
        <w:r>
          <w:fldChar w:fldCharType="begin"/>
        </w:r>
        <w:r>
          <w:instrText>HYPERLINK "https://doi.org/10.1007/BF01239350" \h</w:instrText>
        </w:r>
        <w:r>
          <w:fldChar w:fldCharType="separate"/>
        </w:r>
        <w:r>
          <w:rPr>
            <w:rStyle w:val="Hyperlink"/>
          </w:rPr>
          <w:t>Sexual selection and the allometry of earwig forceps</w:t>
        </w:r>
        <w:r>
          <w:fldChar w:fldCharType="end"/>
        </w:r>
        <w:r>
          <w:t>.</w:t>
        </w:r>
      </w:ins>
      <w:r>
        <w:t xml:space="preserve"> Evol</w:t>
      </w:r>
      <w:ins w:id="838" w:author="Author" w:date="2026-06-24T09:18:00Z" w16du:dateUtc="2026-06-24T13:18:00Z">
        <w:r>
          <w:t>.</w:t>
        </w:r>
      </w:ins>
      <w:r>
        <w:t xml:space="preserve"> Ecol</w:t>
      </w:r>
      <w:ins w:id="839" w:author="Author" w:date="2026-06-24T09:18:00Z" w16du:dateUtc="2026-06-24T13:18:00Z">
        <w:r>
          <w:t>.</w:t>
        </w:r>
      </w:ins>
      <w:r>
        <w:t xml:space="preserve"> 10:97–104.</w:t>
      </w:r>
    </w:p>
    <w:p w14:paraId="2301E7C3" w14:textId="77777777" w:rsidR="00621493" w:rsidRDefault="00000000">
      <w:pPr>
        <w:pStyle w:val="Bibliography"/>
      </w:pPr>
      <w:bookmarkStart w:id="840" w:name="ref-tomkins1999"/>
      <w:bookmarkEnd w:id="833"/>
      <w:r>
        <w:t xml:space="preserve">Tomkins, J. </w:t>
      </w:r>
      <w:ins w:id="841" w:author="Author" w:date="2026-06-24T09:18:00Z" w16du:dateUtc="2026-06-24T13:18:00Z">
        <w:r>
          <w:t xml:space="preserve">L. </w:t>
        </w:r>
      </w:ins>
      <w:r>
        <w:t xml:space="preserve">1999. </w:t>
      </w:r>
      <w:del w:id="842" w:author="Author" w:date="2026-06-24T09:18:00Z" w16du:dateUtc="2026-06-24T13:18:00Z">
        <w:r w:rsidR="00120AFF">
          <w:delText xml:space="preserve">Environmental and genetic determinants of the male forceps length dimorphism in the European earwig </w:delText>
        </w:r>
        <w:r w:rsidR="00120AFF">
          <w:rPr>
            <w:i/>
            <w:iCs/>
          </w:rPr>
          <w:delText>Forficula auricularia</w:delText>
        </w:r>
        <w:r w:rsidR="00120AFF">
          <w:delText xml:space="preserve"> L.</w:delText>
        </w:r>
      </w:del>
      <w:ins w:id="843" w:author="Author" w:date="2026-06-24T09:18:00Z" w16du:dateUtc="2026-06-24T13:18:00Z">
        <w:r>
          <w:fldChar w:fldCharType="begin"/>
        </w:r>
        <w:r>
          <w:instrText>HYPERLINK "https://doi.org/10.1007/s002650050643" \h</w:instrText>
        </w:r>
        <w:r>
          <w:fldChar w:fldCharType="separate"/>
        </w:r>
        <w:r>
          <w:rPr>
            <w:rStyle w:val="Hyperlink"/>
          </w:rPr>
          <w:t xml:space="preserve">Environmental and genetic </w:t>
        </w:r>
        <w:r>
          <w:rPr>
            <w:rStyle w:val="Hyperlink"/>
          </w:rPr>
          <w:lastRenderedPageBreak/>
          <w:t xml:space="preserve">determinants of the male forceps length dimorphism in the European earwig </w:t>
        </w:r>
        <w:proofErr w:type="spellStart"/>
        <w:r>
          <w:rPr>
            <w:rStyle w:val="Hyperlink"/>
            <w:i/>
            <w:iCs/>
          </w:rPr>
          <w:t>Forficula</w:t>
        </w:r>
        <w:proofErr w:type="spellEnd"/>
        <w:r>
          <w:rPr>
            <w:rStyle w:val="Hyperlink"/>
            <w:i/>
            <w:iCs/>
          </w:rPr>
          <w:t xml:space="preserve"> </w:t>
        </w:r>
        <w:proofErr w:type="spellStart"/>
        <w:r>
          <w:rPr>
            <w:rStyle w:val="Hyperlink"/>
            <w:i/>
            <w:iCs/>
          </w:rPr>
          <w:t>auricularia</w:t>
        </w:r>
        <w:proofErr w:type="spellEnd"/>
        <w:r>
          <w:rPr>
            <w:rStyle w:val="Hyperlink"/>
          </w:rPr>
          <w:t xml:space="preserve"> L.</w:t>
        </w:r>
        <w:r>
          <w:fldChar w:fldCharType="end"/>
        </w:r>
      </w:ins>
      <w:r>
        <w:t xml:space="preserve"> </w:t>
      </w:r>
      <w:proofErr w:type="spellStart"/>
      <w:r>
        <w:t>Behav</w:t>
      </w:r>
      <w:proofErr w:type="spellEnd"/>
      <w:ins w:id="844" w:author="Author" w:date="2026-06-24T09:18:00Z" w16du:dateUtc="2026-06-24T13:18:00Z">
        <w:r>
          <w:t>.</w:t>
        </w:r>
      </w:ins>
      <w:r>
        <w:t xml:space="preserve"> Ecol</w:t>
      </w:r>
      <w:ins w:id="845" w:author="Author" w:date="2026-06-24T09:18:00Z" w16du:dateUtc="2026-06-24T13:18:00Z">
        <w:r>
          <w:t>.</w:t>
        </w:r>
      </w:ins>
      <w:r>
        <w:t xml:space="preserve"> </w:t>
      </w:r>
      <w:proofErr w:type="spellStart"/>
      <w:r>
        <w:t>Sociobiol</w:t>
      </w:r>
      <w:proofErr w:type="spellEnd"/>
      <w:ins w:id="846" w:author="Author" w:date="2026-06-24T09:18:00Z" w16du:dateUtc="2026-06-24T13:18:00Z">
        <w:r>
          <w:t>.</w:t>
        </w:r>
      </w:ins>
      <w:r>
        <w:t xml:space="preserve"> 47:1–8.</w:t>
      </w:r>
    </w:p>
    <w:p w14:paraId="1B24FA16" w14:textId="77777777" w:rsidR="00621493" w:rsidRDefault="00000000">
      <w:pPr>
        <w:pStyle w:val="Bibliography"/>
        <w:rPr>
          <w:ins w:id="847" w:author="Author" w:date="2026-06-24T09:18:00Z" w16du:dateUtc="2026-06-24T13:18:00Z"/>
        </w:rPr>
      </w:pPr>
      <w:bookmarkStart w:id="848" w:name="ref-tomkins2004a"/>
      <w:bookmarkEnd w:id="840"/>
      <w:r>
        <w:t xml:space="preserve">Tomkins, J. L., </w:t>
      </w:r>
      <w:ins w:id="849" w:author="Author" w:date="2026-06-24T09:18:00Z" w16du:dateUtc="2026-06-24T13:18:00Z">
        <w:r>
          <w:t>and G. S. Brown.</w:t>
        </w:r>
      </w:ins>
      <w:moveToRangeStart w:id="850" w:author="Author" w:date="2026-06-24T09:18:00Z" w:name="move233185161"/>
      <w:moveTo w:id="851" w:author="Author" w:date="2026-06-24T09:18:00Z" w16du:dateUtc="2026-06-24T13:18:00Z">
        <w:r>
          <w:t xml:space="preserve"> 2004. </w:t>
        </w:r>
      </w:moveTo>
      <w:moveToRangeEnd w:id="850"/>
      <w:ins w:id="852" w:author="Author" w:date="2026-06-24T09:18:00Z" w16du:dateUtc="2026-06-24T13:18:00Z">
        <w:r>
          <w:fldChar w:fldCharType="begin"/>
        </w:r>
        <w:r>
          <w:instrText>HYPERLINK "https://doi.org/10.1038/nature02918" \h</w:instrText>
        </w:r>
        <w:r>
          <w:fldChar w:fldCharType="separate"/>
        </w:r>
        <w:r>
          <w:rPr>
            <w:rStyle w:val="Hyperlink"/>
          </w:rPr>
          <w:t>Population density drives the local evolution of a threshold dimorphism</w:t>
        </w:r>
        <w:r>
          <w:fldChar w:fldCharType="end"/>
        </w:r>
        <w:r>
          <w:t>. Nature 431:1099–103.</w:t>
        </w:r>
      </w:ins>
    </w:p>
    <w:p w14:paraId="749AD416" w14:textId="77777777" w:rsidR="00621493" w:rsidRDefault="00000000">
      <w:pPr>
        <w:pStyle w:val="Bibliography"/>
      </w:pPr>
      <w:bookmarkStart w:id="853" w:name="ref-tomkins2005a"/>
      <w:bookmarkEnd w:id="848"/>
      <w:ins w:id="854" w:author="Author" w:date="2026-06-24T09:18:00Z" w16du:dateUtc="2026-06-24T13:18:00Z">
        <w:r>
          <w:t xml:space="preserve">Tomkins, J. L., </w:t>
        </w:r>
      </w:ins>
      <w:r>
        <w:t xml:space="preserve">J. S. Kotiaho, and N. R. LeBas. 2005. </w:t>
      </w:r>
      <w:del w:id="855" w:author="Author" w:date="2026-06-24T09:18:00Z" w16du:dateUtc="2026-06-24T13:18:00Z">
        <w:r w:rsidR="00120AFF">
          <w:delText>Matters of scale: Positive allometry and the evolution of male dimorphisms.</w:delText>
        </w:r>
      </w:del>
      <w:ins w:id="856" w:author="Author" w:date="2026-06-24T09:18:00Z" w16du:dateUtc="2026-06-24T13:18:00Z">
        <w:r>
          <w:fldChar w:fldCharType="begin"/>
        </w:r>
        <w:r>
          <w:instrText>HYPERLINK "https://doi.org/10.1086/427732?casa_token=YJ5K8COA9WEAAAAA:lhS-5Gek6_oAvK9kmTaTCbaPM8p_ESqCucMG_J0StuYSLzk9p-pXLIy5XeyjqAUIKWookbrPcQrq" \h</w:instrText>
        </w:r>
        <w:r>
          <w:fldChar w:fldCharType="separate"/>
        </w:r>
        <w:r>
          <w:rPr>
            <w:rStyle w:val="Hyperlink"/>
          </w:rPr>
          <w:t>Matters of scale: Positive allometry and the evolution of male dimorphisms</w:t>
        </w:r>
        <w:r>
          <w:fldChar w:fldCharType="end"/>
        </w:r>
        <w:r>
          <w:t>.</w:t>
        </w:r>
      </w:ins>
      <w:r>
        <w:t xml:space="preserve"> Am</w:t>
      </w:r>
      <w:ins w:id="857" w:author="Author" w:date="2026-06-24T09:18:00Z" w16du:dateUtc="2026-06-24T13:18:00Z">
        <w:r>
          <w:t>.</w:t>
        </w:r>
      </w:ins>
      <w:r>
        <w:t xml:space="preserve"> Nat</w:t>
      </w:r>
      <w:ins w:id="858" w:author="Author" w:date="2026-06-24T09:18:00Z" w16du:dateUtc="2026-06-24T13:18:00Z">
        <w:r>
          <w:t>.</w:t>
        </w:r>
      </w:ins>
      <w:r>
        <w:t xml:space="preserve"> 165:389–402.</w:t>
      </w:r>
    </w:p>
    <w:p w14:paraId="2452BD39" w14:textId="77777777" w:rsidR="00DF0C3E" w:rsidRDefault="00000000">
      <w:pPr>
        <w:pStyle w:val="Bibliography"/>
        <w:rPr>
          <w:del w:id="859" w:author="Author" w:date="2026-06-24T09:18:00Z" w16du:dateUtc="2026-06-24T13:18:00Z"/>
        </w:rPr>
      </w:pPr>
      <w:bookmarkStart w:id="860" w:name="ref-tomkins1996"/>
      <w:bookmarkEnd w:id="853"/>
      <w:r>
        <w:t>Tomkins, J</w:t>
      </w:r>
      <w:ins w:id="861" w:author="Author" w:date="2026-06-24T09:18:00Z" w16du:dateUtc="2026-06-24T13:18:00Z">
        <w:r>
          <w:t>. L.,</w:t>
        </w:r>
      </w:ins>
      <w:moveFromRangeStart w:id="862" w:author="Author" w:date="2026-06-24T09:18:00Z" w:name="move233185156"/>
      <w:moveFrom w:id="863" w:author="Author" w:date="2026-06-24T09:18:00Z" w16du:dateUtc="2026-06-24T13:18:00Z">
        <w:r>
          <w:t xml:space="preserve">., J. </w:t>
        </w:r>
      </w:moveFrom>
      <w:moveFromRangeEnd w:id="862"/>
      <w:del w:id="864" w:author="Author" w:date="2026-06-24T09:18:00Z" w16du:dateUtc="2026-06-24T13:18:00Z">
        <w:r w:rsidR="00120AFF">
          <w:delText>Radwan, J. Kotiaho, and T. Tregenza.</w:delText>
        </w:r>
      </w:del>
      <w:moveFromRangeStart w:id="865" w:author="Author" w:date="2026-06-24T09:18:00Z" w:name="move233185161"/>
      <w:moveFrom w:id="866" w:author="Author" w:date="2026-06-24T09:18:00Z" w16du:dateUtc="2026-06-24T13:18:00Z">
        <w:r>
          <w:t xml:space="preserve"> 2004. </w:t>
        </w:r>
      </w:moveFrom>
      <w:moveFromRangeEnd w:id="865"/>
      <w:del w:id="867" w:author="Author" w:date="2026-06-24T09:18:00Z" w16du:dateUtc="2026-06-24T13:18:00Z">
        <w:r w:rsidR="00120AFF">
          <w:delText>Genic capture and resolving the lek paradox. Trends Ecol Evol 19:323–328. Environmental; Evolutionary Biology, Dyer’s Brae House, The Mitchell Building, University of St Andrews, Fife, UK, KY16 9TH.</w:delText>
        </w:r>
      </w:del>
    </w:p>
    <w:p w14:paraId="72C755BD" w14:textId="77777777" w:rsidR="00621493" w:rsidRDefault="00120AFF">
      <w:pPr>
        <w:pStyle w:val="Bibliography"/>
        <w:rPr>
          <w:ins w:id="868" w:author="Author" w:date="2026-06-24T09:18:00Z" w16du:dateUtc="2026-06-24T13:18:00Z"/>
        </w:rPr>
      </w:pPr>
      <w:del w:id="869" w:author="Author" w:date="2026-06-24T09:18:00Z" w16du:dateUtc="2026-06-24T13:18:00Z">
        <w:r>
          <w:delText>Vea, I. M., A. S. Wilcox, W.</w:delText>
        </w:r>
      </w:del>
      <w:moveFromRangeStart w:id="870" w:author="Author" w:date="2026-06-24T09:18:00Z" w:name="move233185162"/>
      <w:moveFrom w:id="871" w:author="Author" w:date="2026-06-24T09:18:00Z" w16du:dateUtc="2026-06-24T13:18:00Z">
        <w:r w:rsidR="00000000">
          <w:t xml:space="preserve"> A. </w:t>
        </w:r>
      </w:moveFrom>
      <w:moveFromRangeEnd w:id="870"/>
      <w:ins w:id="872" w:author="Author" w:date="2026-06-24T09:18:00Z" w16du:dateUtc="2026-06-24T13:18:00Z">
        <w:r w:rsidR="00000000">
          <w:t xml:space="preserve"> and L</w:t>
        </w:r>
      </w:ins>
      <w:moveToRangeStart w:id="873" w:author="Author" w:date="2026-06-24T09:18:00Z" w:name="move233185163"/>
      <w:moveTo w:id="874" w:author="Author" w:date="2026-06-24T09:18:00Z" w16du:dateUtc="2026-06-24T13:18:00Z">
        <w:r w:rsidR="00000000">
          <w:t xml:space="preserve">. W. </w:t>
        </w:r>
      </w:moveTo>
      <w:moveToRangeEnd w:id="873"/>
      <w:ins w:id="875" w:author="Author" w:date="2026-06-24T09:18:00Z" w16du:dateUtc="2026-06-24T13:18:00Z">
        <w:r w:rsidR="00000000">
          <w:t>Simmons</w:t>
        </w:r>
      </w:ins>
      <w:moveToRangeStart w:id="876" w:author="Author" w:date="2026-06-24T09:18:00Z" w:name="move233185160"/>
      <w:moveTo w:id="877" w:author="Author" w:date="2026-06-24T09:18:00Z" w16du:dateUtc="2026-06-24T13:18:00Z">
        <w:r w:rsidR="00000000">
          <w:t xml:space="preserve">. 1996. </w:t>
        </w:r>
      </w:moveTo>
      <w:moveToRangeEnd w:id="876"/>
      <w:del w:id="878" w:author="Author" w:date="2026-06-24T09:18:00Z" w16du:dateUtc="2026-06-24T13:18:00Z">
        <w:r>
          <w:delText>Frankino, and A</w:delText>
        </w:r>
      </w:del>
      <w:ins w:id="879" w:author="Author" w:date="2026-06-24T09:18:00Z" w16du:dateUtc="2026-06-24T13:18:00Z">
        <w:r w:rsidR="00000000">
          <w:fldChar w:fldCharType="begin"/>
        </w:r>
        <w:r w:rsidR="00000000">
          <w:instrText>HYPERLINK "https://doi.org/10.1046/j.1420-9101.1996.9060753.x" \h</w:instrText>
        </w:r>
        <w:r w:rsidR="00000000">
          <w:fldChar w:fldCharType="separate"/>
        </w:r>
        <w:r w:rsidR="00000000">
          <w:rPr>
            <w:rStyle w:val="Hyperlink"/>
          </w:rPr>
          <w:t>Dimorphisms and fluctuating asymmetry in the forceps of Male earwigs</w:t>
        </w:r>
        <w:r w:rsidR="00000000">
          <w:fldChar w:fldCharType="end"/>
        </w:r>
        <w:r w:rsidR="00000000">
          <w:t>. J. Evol. Biol. 9:753–770. Blackwell Publishing Ltd Oxford, UK.</w:t>
        </w:r>
      </w:ins>
    </w:p>
    <w:p w14:paraId="1531E876" w14:textId="77777777" w:rsidR="00DF0C3E" w:rsidRDefault="00000000">
      <w:pPr>
        <w:pStyle w:val="Bibliography"/>
        <w:rPr>
          <w:del w:id="880" w:author="Author" w:date="2026-06-24T09:18:00Z" w16du:dateUtc="2026-06-24T13:18:00Z"/>
        </w:rPr>
      </w:pPr>
      <w:bookmarkStart w:id="881" w:name="ref-vanlieshout2009"/>
      <w:bookmarkEnd w:id="860"/>
      <w:ins w:id="882" w:author="Author" w:date="2026-06-24T09:18:00Z" w16du:dateUtc="2026-06-24T13:18:00Z">
        <w:r>
          <w:t>van Lieshout, E., and M.</w:t>
        </w:r>
      </w:ins>
      <w:moveFromRangeStart w:id="883" w:author="Author" w:date="2026-06-24T09:18:00Z" w:name="move233185163"/>
      <w:moveFrom w:id="884" w:author="Author" w:date="2026-06-24T09:18:00Z" w16du:dateUtc="2026-06-24T13:18:00Z">
        <w:r>
          <w:t xml:space="preserve">. W. </w:t>
        </w:r>
      </w:moveFrom>
      <w:moveFromRangeEnd w:id="883"/>
      <w:del w:id="885" w:author="Author" w:date="2026-06-24T09:18:00Z" w16du:dateUtc="2026-06-24T13:18:00Z">
        <w:r w:rsidR="00120AFF">
          <w:delText>Shingleton</w:delText>
        </w:r>
      </w:del>
      <w:moveFromRangeStart w:id="886" w:author="Author" w:date="2026-06-24T09:18:00Z" w:name="move233185157"/>
      <w:moveFrom w:id="887" w:author="Author" w:date="2026-06-24T09:18:00Z" w16du:dateUtc="2026-06-24T13:18:00Z">
        <w:r>
          <w:t xml:space="preserve">. 2023. </w:t>
        </w:r>
      </w:moveFrom>
      <w:moveFromRangeEnd w:id="886"/>
      <w:del w:id="888" w:author="Author" w:date="2026-06-24T09:18:00Z" w16du:dateUtc="2026-06-24T13:18:00Z">
        <w:r w:rsidR="00120AFF">
          <w:delText>Genetic variation in sexual size dimorphism is associated with variation in sex-specific plasticity in drosophila. Am Nat 202:368–381.</w:delText>
        </w:r>
      </w:del>
    </w:p>
    <w:p w14:paraId="64311657" w14:textId="77777777" w:rsidR="00621493" w:rsidRDefault="00000000">
      <w:pPr>
        <w:pStyle w:val="Bibliography"/>
        <w:rPr>
          <w:moveTo w:id="889" w:author="Author" w:date="2026-06-24T09:18:00Z" w16du:dateUtc="2026-06-24T13:18:00Z"/>
        </w:rPr>
      </w:pPr>
      <w:moveToRangeStart w:id="890" w:author="Author" w:date="2026-06-24T09:18:00Z" w:name="move233185162"/>
      <w:moveTo w:id="891" w:author="Author" w:date="2026-06-24T09:18:00Z" w16du:dateUtc="2026-06-24T13:18:00Z">
        <w:r>
          <w:t xml:space="preserve"> A. </w:t>
        </w:r>
      </w:moveTo>
      <w:moveToRangeEnd w:id="890"/>
      <w:ins w:id="892" w:author="Author" w:date="2026-06-24T09:18:00Z" w16du:dateUtc="2026-06-24T13:18:00Z">
        <w:r>
          <w:t xml:space="preserve">Elgar. 2009. </w:t>
        </w:r>
        <w:r>
          <w:fldChar w:fldCharType="begin"/>
        </w:r>
        <w:r>
          <w:instrText>HYPERLINK "https://doi.org/10.1093/beheco/arp013" \h</w:instrText>
        </w:r>
        <w:r>
          <w:fldChar w:fldCharType="separate"/>
        </w:r>
        <w:r>
          <w:rPr>
            <w:rStyle w:val="Hyperlink"/>
          </w:rPr>
          <w:t>Armament under direct sexual selection does not exhibit positive allometry in an earwig</w:t>
        </w:r>
        <w:r>
          <w:fldChar w:fldCharType="end"/>
        </w:r>
        <w:r>
          <w:t xml:space="preserve">. </w:t>
        </w:r>
        <w:proofErr w:type="spellStart"/>
        <w:r>
          <w:t>Behav</w:t>
        </w:r>
        <w:proofErr w:type="spellEnd"/>
        <w:r>
          <w:t>. Ecol.</w:t>
        </w:r>
      </w:ins>
      <w:moveToRangeStart w:id="893" w:author="Author" w:date="2026-06-24T09:18:00Z" w:name="move233185159"/>
      <w:moveTo w:id="894" w:author="Author" w:date="2026-06-24T09:18:00Z" w16du:dateUtc="2026-06-24T13:18:00Z">
        <w:r>
          <w:t xml:space="preserve"> 20:258–264.</w:t>
        </w:r>
      </w:moveTo>
    </w:p>
    <w:p w14:paraId="4A32E9FC" w14:textId="77777777" w:rsidR="00621493" w:rsidRDefault="00000000">
      <w:pPr>
        <w:pStyle w:val="Bibliography"/>
        <w:rPr>
          <w:ins w:id="895" w:author="Author" w:date="2026-06-24T09:18:00Z" w16du:dateUtc="2026-06-24T13:18:00Z"/>
        </w:rPr>
      </w:pPr>
      <w:bookmarkStart w:id="896" w:name="ref-vehtari2017"/>
      <w:bookmarkEnd w:id="881"/>
      <w:moveToRangeEnd w:id="893"/>
      <w:proofErr w:type="spellStart"/>
      <w:ins w:id="897" w:author="Author" w:date="2026-06-24T09:18:00Z" w16du:dateUtc="2026-06-24T13:18:00Z">
        <w:r>
          <w:t>Vehtari</w:t>
        </w:r>
        <w:proofErr w:type="spellEnd"/>
        <w:r>
          <w:t xml:space="preserve">, A., A. Gelman, and J. Gabry. 2017. </w:t>
        </w:r>
        <w:r>
          <w:fldChar w:fldCharType="begin"/>
        </w:r>
        <w:r>
          <w:instrText>HYPERLINK "https://doi.org/10.1007/s11222-016-9696-4" \h</w:instrText>
        </w:r>
        <w:r>
          <w:fldChar w:fldCharType="separate"/>
        </w:r>
        <w:r>
          <w:rPr>
            <w:rStyle w:val="Hyperlink"/>
          </w:rPr>
          <w:t>Practical Bayesian model evaluation using leave-one-out cross-validation and WAIC</w:t>
        </w:r>
        <w:r>
          <w:fldChar w:fldCharType="end"/>
        </w:r>
        <w:r>
          <w:t xml:space="preserve">. Stat. </w:t>
        </w:r>
        <w:proofErr w:type="spellStart"/>
        <w:r>
          <w:t>Comput</w:t>
        </w:r>
        <w:proofErr w:type="spellEnd"/>
        <w:r>
          <w:t>. 27:1413–1432.</w:t>
        </w:r>
      </w:ins>
    </w:p>
    <w:p w14:paraId="1E475558" w14:textId="77777777" w:rsidR="00621493" w:rsidRDefault="00000000">
      <w:pPr>
        <w:pStyle w:val="Bibliography"/>
        <w:rPr>
          <w:ins w:id="898" w:author="Author" w:date="2026-06-24T09:18:00Z" w16du:dateUtc="2026-06-24T13:18:00Z"/>
        </w:rPr>
      </w:pPr>
      <w:bookmarkStart w:id="899" w:name="ref-vehtari2021"/>
      <w:bookmarkEnd w:id="896"/>
      <w:proofErr w:type="spellStart"/>
      <w:ins w:id="900" w:author="Author" w:date="2026-06-24T09:18:00Z" w16du:dateUtc="2026-06-24T13:18:00Z">
        <w:r>
          <w:t>Vehtari</w:t>
        </w:r>
        <w:proofErr w:type="spellEnd"/>
        <w:r>
          <w:t xml:space="preserve">, A., A. Gelman, D. Simpson, B. Carpenter, and P.-C. </w:t>
        </w:r>
        <w:proofErr w:type="spellStart"/>
        <w:r>
          <w:t>Bürkner</w:t>
        </w:r>
        <w:proofErr w:type="spellEnd"/>
        <w:r>
          <w:t xml:space="preserve">. 2021. </w:t>
        </w:r>
        <w:r>
          <w:fldChar w:fldCharType="begin"/>
        </w:r>
        <w:r>
          <w:instrText>HYPERLINK "https://doi.org/10.1214/20-BA1221" \h</w:instrText>
        </w:r>
        <w:r>
          <w:fldChar w:fldCharType="separate"/>
        </w:r>
        <w:r>
          <w:rPr>
            <w:rStyle w:val="Hyperlink"/>
          </w:rPr>
          <w:t>Rank-Normalization, Folding, and Localization: An Improved R-hat for assessing convergence of MCMC</w:t>
        </w:r>
        <w:r>
          <w:fldChar w:fldCharType="end"/>
        </w:r>
        <w:r>
          <w:t>. Bayesian Anal. 16.</w:t>
        </w:r>
      </w:ins>
    </w:p>
    <w:p w14:paraId="31A1E0EB" w14:textId="77777777" w:rsidR="00621493" w:rsidRDefault="00000000">
      <w:pPr>
        <w:pStyle w:val="Bibliography"/>
      </w:pPr>
      <w:bookmarkStart w:id="901" w:name="ref-voje2016"/>
      <w:bookmarkEnd w:id="899"/>
      <w:r>
        <w:t xml:space="preserve">Voje, K. </w:t>
      </w:r>
      <w:ins w:id="902" w:author="Author" w:date="2026-06-24T09:18:00Z" w16du:dateUtc="2026-06-24T13:18:00Z">
        <w:r>
          <w:t xml:space="preserve">L. </w:t>
        </w:r>
      </w:ins>
      <w:r>
        <w:t xml:space="preserve">2016. </w:t>
      </w:r>
      <w:del w:id="903" w:author="Author" w:date="2026-06-24T09:18:00Z" w16du:dateUtc="2026-06-24T13:18:00Z">
        <w:r w:rsidR="00120AFF">
          <w:delText>Scaling of morphological characters across trait type, sex, and environment: A meta-analysis of static allometries.</w:delText>
        </w:r>
      </w:del>
      <w:ins w:id="904" w:author="Author" w:date="2026-06-24T09:18:00Z" w16du:dateUtc="2026-06-24T13:18:00Z">
        <w:r>
          <w:fldChar w:fldCharType="begin"/>
        </w:r>
        <w:r>
          <w:instrText>HYPERLINK "https://doi.org/10.1086/684159" \h</w:instrText>
        </w:r>
        <w:r>
          <w:fldChar w:fldCharType="separate"/>
        </w:r>
        <w:r>
          <w:rPr>
            <w:rStyle w:val="Hyperlink"/>
          </w:rPr>
          <w:t>Scaling of morphological characters across trait type, sex, and environment: A meta-analysis of static allometries</w:t>
        </w:r>
        <w:r>
          <w:fldChar w:fldCharType="end"/>
        </w:r>
        <w:r>
          <w:t>.</w:t>
        </w:r>
      </w:ins>
      <w:r>
        <w:t xml:space="preserve"> Am</w:t>
      </w:r>
      <w:ins w:id="905" w:author="Author" w:date="2026-06-24T09:18:00Z" w16du:dateUtc="2026-06-24T13:18:00Z">
        <w:r>
          <w:t>.</w:t>
        </w:r>
      </w:ins>
      <w:r>
        <w:t xml:space="preserve"> Nat</w:t>
      </w:r>
      <w:ins w:id="906" w:author="Author" w:date="2026-06-24T09:18:00Z" w16du:dateUtc="2026-06-24T13:18:00Z">
        <w:r>
          <w:t>.</w:t>
        </w:r>
      </w:ins>
      <w:r>
        <w:t xml:space="preserve"> 187:89–98.</w:t>
      </w:r>
    </w:p>
    <w:bookmarkEnd w:id="647"/>
    <w:bookmarkEnd w:id="901"/>
    <w:p w14:paraId="2A3E69F2" w14:textId="77777777" w:rsidR="00621493" w:rsidRDefault="00000000">
      <w:r>
        <w:br w:type="page"/>
      </w:r>
    </w:p>
    <w:p w14:paraId="377322D6" w14:textId="77777777" w:rsidR="00621493" w:rsidRDefault="00000000">
      <w:pPr>
        <w:pStyle w:val="Heading2"/>
      </w:pPr>
      <w:bookmarkStart w:id="907" w:name="figures"/>
      <w:r>
        <w:lastRenderedPageBreak/>
        <w:t>Figures</w:t>
      </w:r>
    </w:p>
    <w:tbl>
      <w:tblPr>
        <w:tblStyle w:val="Table"/>
        <w:tblW w:w="5000" w:type="pct"/>
        <w:tblLayout w:type="fixed"/>
        <w:tblLook w:val="0000" w:firstRow="0" w:lastRow="0" w:firstColumn="0" w:lastColumn="0" w:noHBand="0" w:noVBand="0"/>
      </w:tblPr>
      <w:tblGrid>
        <w:gridCol w:w="9404"/>
      </w:tblGrid>
      <w:tr w:rsidR="00621493" w14:paraId="0BA9DAFF" w14:textId="77777777">
        <w:tc>
          <w:tcPr>
            <w:tcW w:w="7920" w:type="dxa"/>
          </w:tcPr>
          <w:p w14:paraId="58244257" w14:textId="77777777" w:rsidR="00DF0C3E" w:rsidRDefault="00120AFF">
            <w:pPr>
              <w:pStyle w:val="Compact"/>
              <w:jc w:val="center"/>
              <w:rPr>
                <w:del w:id="908" w:author="Author" w:date="2026-06-24T09:18:00Z" w16du:dateUtc="2026-06-24T13:18:00Z"/>
              </w:rPr>
            </w:pPr>
            <w:bookmarkStart w:id="909" w:name="fig-one"/>
            <w:del w:id="910" w:author="Author" w:date="2026-06-24T09:18:00Z" w16du:dateUtc="2026-06-24T13:18:00Z">
              <w:r>
                <w:rPr>
                  <w:noProof/>
                </w:rPr>
                <w:drawing>
                  <wp:inline distT="0" distB="0" distL="0" distR="0" wp14:anchorId="40EAF19C" wp14:editId="1043C5A4">
                    <wp:extent cx="3121199" cy="5957999"/>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ure_1.jpg"/>
                            <pic:cNvPicPr>
                              <a:picLocks noChangeAspect="1" noChangeArrowheads="1"/>
                            </pic:cNvPicPr>
                          </pic:nvPicPr>
                          <pic:blipFill>
                            <a:blip r:embed="rId7"/>
                            <a:stretch>
                              <a:fillRect/>
                            </a:stretch>
                          </pic:blipFill>
                          <pic:spPr bwMode="auto">
                            <a:xfrm>
                              <a:off x="0" y="0"/>
                              <a:ext cx="3121199" cy="5957999"/>
                            </a:xfrm>
                            <a:prstGeom prst="rect">
                              <a:avLst/>
                            </a:prstGeom>
                            <a:noFill/>
                            <a:ln w="9525">
                              <a:noFill/>
                              <a:headEnd/>
                              <a:tailEnd/>
                            </a:ln>
                          </pic:spPr>
                        </pic:pic>
                      </a:graphicData>
                    </a:graphic>
                  </wp:inline>
                </w:drawing>
              </w:r>
            </w:del>
          </w:p>
          <w:p w14:paraId="570C2EE0" w14:textId="77777777" w:rsidR="00621493" w:rsidRDefault="00000000">
            <w:pPr>
              <w:pStyle w:val="Compact"/>
              <w:jc w:val="center"/>
              <w:rPr>
                <w:ins w:id="911" w:author="Author" w:date="2026-06-24T09:18:00Z" w16du:dateUtc="2026-06-24T13:18:00Z"/>
              </w:rPr>
            </w:pPr>
            <w:ins w:id="912" w:author="Author" w:date="2026-06-24T09:18:00Z" w16du:dateUtc="2026-06-24T13:18:00Z">
              <w:r>
                <w:rPr>
                  <w:noProof/>
                </w:rPr>
                <w:lastRenderedPageBreak/>
                <w:drawing>
                  <wp:inline distT="0" distB="0" distL="0" distR="0">
                    <wp:extent cx="3121199" cy="5957999"/>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figure_1.jpg"/>
                            <pic:cNvPicPr>
                              <a:picLocks noChangeAspect="1" noChangeArrowheads="1"/>
                            </pic:cNvPicPr>
                          </pic:nvPicPr>
                          <pic:blipFill>
                            <a:blip r:embed="rId7"/>
                            <a:stretch>
                              <a:fillRect/>
                            </a:stretch>
                          </pic:blipFill>
                          <pic:spPr bwMode="auto">
                            <a:xfrm>
                              <a:off x="0" y="0"/>
                              <a:ext cx="3121199" cy="5957999"/>
                            </a:xfrm>
                            <a:prstGeom prst="rect">
                              <a:avLst/>
                            </a:prstGeom>
                            <a:noFill/>
                            <a:ln w="9525">
                              <a:noFill/>
                              <a:headEnd/>
                              <a:tailEnd/>
                            </a:ln>
                          </pic:spPr>
                        </pic:pic>
                      </a:graphicData>
                    </a:graphic>
                  </wp:inline>
                </w:drawing>
              </w:r>
            </w:ins>
          </w:p>
          <w:p w14:paraId="096F3DFD" w14:textId="77777777" w:rsidR="00621493" w:rsidRDefault="00000000">
            <w:pPr>
              <w:pStyle w:val="ImageCaption"/>
              <w:spacing w:before="200"/>
            </w:pPr>
            <w:r>
              <w:t xml:space="preserve">Figure 1: </w:t>
            </w:r>
            <w:bookmarkStart w:id="913" w:name="OLE_LINK5"/>
            <w:r>
              <w:t xml:space="preserve">Visual comparison of forceps size and shape across sexes and male morphs: (a) female, (b) brachylabic male, and (c) macrolabic male. Macrolabic males </w:t>
            </w:r>
            <w:del w:id="914" w:author="Author" w:date="2026-06-24T09:18:00Z" w16du:dateUtc="2026-06-24T13:18:00Z">
              <w:r w:rsidR="00120AFF">
                <w:delText>display exaggerated</w:delText>
              </w:r>
            </w:del>
            <w:ins w:id="915" w:author="Author" w:date="2026-06-24T09:18:00Z" w16du:dateUtc="2026-06-24T13:18:00Z">
              <w:r>
                <w:t>have longer and more strongly curved</w:t>
              </w:r>
            </w:ins>
            <w:r>
              <w:t xml:space="preserve"> forceps </w:t>
            </w:r>
            <w:del w:id="916" w:author="Author" w:date="2026-06-24T09:18:00Z" w16du:dateUtc="2026-06-24T13:18:00Z">
              <w:r w:rsidR="00120AFF">
                <w:delText>consistent with positive allometry, while</w:delText>
              </w:r>
            </w:del>
            <w:ins w:id="917" w:author="Author" w:date="2026-06-24T09:18:00Z" w16du:dateUtc="2026-06-24T13:18:00Z">
              <w:r>
                <w:t>than</w:t>
              </w:r>
            </w:ins>
            <w:r>
              <w:t xml:space="preserve"> brachylabic males and females</w:t>
            </w:r>
            <w:del w:id="918" w:author="Author" w:date="2026-06-24T09:18:00Z" w16du:dateUtc="2026-06-24T13:18:00Z">
              <w:r w:rsidR="00120AFF">
                <w:delText xml:space="preserve"> exhibit relatively reduced forceps.</w:delText>
              </w:r>
            </w:del>
            <w:ins w:id="919" w:author="Author" w:date="2026-06-24T09:18:00Z" w16du:dateUtc="2026-06-24T13:18:00Z">
              <w:r>
                <w:t>. Photographs are of adults from the experimental population (Parc Outremont, Montréal).</w:t>
              </w:r>
            </w:ins>
            <w:r>
              <w:t xml:space="preserve"> Scale bars = 1 mm.</w:t>
            </w:r>
            <w:bookmarkEnd w:id="913"/>
          </w:p>
        </w:tc>
        <w:bookmarkEnd w:id="909"/>
      </w:tr>
    </w:tbl>
    <w:p w14:paraId="0E431213" w14:textId="77777777" w:rsidR="00621493" w:rsidRDefault="00000000">
      <w:r>
        <w:br w:type="page"/>
      </w:r>
    </w:p>
    <w:tbl>
      <w:tblPr>
        <w:tblStyle w:val="Table"/>
        <w:tblW w:w="5000" w:type="pct"/>
        <w:tblLayout w:type="fixed"/>
        <w:tblLook w:val="0000" w:firstRow="0" w:lastRow="0" w:firstColumn="0" w:lastColumn="0" w:noHBand="0" w:noVBand="0"/>
      </w:tblPr>
      <w:tblGrid>
        <w:gridCol w:w="9404"/>
      </w:tblGrid>
      <w:tr w:rsidR="00621493" w14:paraId="596874FF" w14:textId="77777777">
        <w:tc>
          <w:tcPr>
            <w:tcW w:w="7920" w:type="dxa"/>
          </w:tcPr>
          <w:p w14:paraId="0BFF2A8C" w14:textId="77777777" w:rsidR="00DF0C3E" w:rsidRDefault="00120AFF">
            <w:pPr>
              <w:pStyle w:val="Compact"/>
              <w:jc w:val="center"/>
              <w:rPr>
                <w:del w:id="920" w:author="Author" w:date="2026-06-24T09:18:00Z" w16du:dateUtc="2026-06-24T13:18:00Z"/>
              </w:rPr>
            </w:pPr>
            <w:bookmarkStart w:id="921" w:name="fig-two"/>
            <w:del w:id="922" w:author="Author" w:date="2026-06-24T09:18:00Z" w16du:dateUtc="2026-06-24T13:18:00Z">
              <w:r>
                <w:rPr>
                  <w:noProof/>
                </w:rPr>
                <w:lastRenderedPageBreak/>
                <w:drawing>
                  <wp:inline distT="0" distB="0" distL="0" distR="0" wp14:anchorId="1301E17F" wp14:editId="4A349276">
                    <wp:extent cx="3810000" cy="254000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_2.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del>
          </w:p>
          <w:p w14:paraId="3E192789" w14:textId="77777777" w:rsidR="00621493" w:rsidRDefault="00120AFF">
            <w:pPr>
              <w:pStyle w:val="Compact"/>
              <w:jc w:val="center"/>
              <w:rPr>
                <w:ins w:id="923" w:author="Author" w:date="2026-06-24T09:18:00Z" w16du:dateUtc="2026-06-24T13:18:00Z"/>
              </w:rPr>
            </w:pPr>
            <w:del w:id="924" w:author="Author" w:date="2026-06-24T09:18:00Z" w16du:dateUtc="2026-06-24T13:18:00Z">
              <w:r>
                <w:delText xml:space="preserve">Figure 2: </w:delText>
              </w:r>
              <w:bookmarkStart w:id="925" w:name="_Hlk227921377"/>
              <w:r>
                <w:delText>Static allometries of forceps length as a function of pronotum length across density treatments. Females (top row) and males (bottom row) are shown separately. In males, brachylabic (solid points) and macrolabic (open points) morphs are distinguished, with diet treatments indicated by shading. Males form two clusters corresponding to morphotype, with overlap in body size between morphs. The dashed horizontal line in the male panels indicates the forceps length threshold used for morph classification.</w:delText>
              </w:r>
            </w:del>
            <w:bookmarkEnd w:id="925"/>
            <w:ins w:id="926" w:author="Author" w:date="2026-06-24T09:18:00Z" w16du:dateUtc="2026-06-24T13:18:00Z">
              <w:r w:rsidR="00000000">
                <w:rPr>
                  <w:noProof/>
                </w:rPr>
                <w:drawing>
                  <wp:inline distT="0" distB="0" distL="0" distR="0">
                    <wp:extent cx="3810000" cy="2540000"/>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figure_2.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ins>
          </w:p>
          <w:p w14:paraId="660E9B4B" w14:textId="77777777" w:rsidR="00621493" w:rsidRDefault="00000000">
            <w:pPr>
              <w:pStyle w:val="ImageCaption"/>
              <w:spacing w:before="200"/>
            </w:pPr>
            <w:ins w:id="927" w:author="Author" w:date="2026-06-24T09:18:00Z" w16du:dateUtc="2026-06-24T13:18:00Z">
              <w:r>
                <w:lastRenderedPageBreak/>
                <w:t xml:space="preserve">Figure 2: Relationship between pronotum length (body size) and forceps length in female, brachylabic male, and macrolabic male </w:t>
              </w:r>
              <w:proofErr w:type="spellStart"/>
              <w:r>
                <w:rPr>
                  <w:i/>
                  <w:iCs/>
                </w:rPr>
                <w:t>Forficula</w:t>
              </w:r>
              <w:proofErr w:type="spellEnd"/>
              <w:r>
                <w:rPr>
                  <w:i/>
                  <w:iCs/>
                </w:rPr>
                <w:t xml:space="preserve"> </w:t>
              </w:r>
              <w:proofErr w:type="spellStart"/>
              <w:r>
                <w:rPr>
                  <w:i/>
                  <w:iCs/>
                </w:rPr>
                <w:t>auricularia</w:t>
              </w:r>
              <w:proofErr w:type="spellEnd"/>
              <w:r>
                <w:t xml:space="preserve"> reared under two diet treatments (good and poor) and three density treatments (low, medium, and high). Points represent individual adults. Rows correspond to phenotypic groups and columns correspond to density treatments. </w:t>
              </w:r>
              <w:proofErr w:type="spellStart"/>
              <w:r>
                <w:t>Colours</w:t>
              </w:r>
              <w:proofErr w:type="spellEnd"/>
              <w:r>
                <w:t xml:space="preserve"> indicate developmental diet. Density distributions of forceps length for each phenotypic group are shown in the right-hand panels. Females exhibited a continuous distribution of forceps sizes, whereas males formed two discrete morphs that overlapped in body size but differed markedly in forceps length. Macrolabic males possessed substantially longer forceps than brachylabic males across the observed range of body sizes. Sample sizes for each diet-by-density combination are provided in Table S1.</w:t>
              </w:r>
            </w:ins>
          </w:p>
        </w:tc>
        <w:bookmarkEnd w:id="921"/>
      </w:tr>
    </w:tbl>
    <w:p w14:paraId="175D31EE" w14:textId="77777777" w:rsidR="00621493" w:rsidRDefault="00000000">
      <w:r>
        <w:br w:type="page"/>
      </w:r>
    </w:p>
    <w:tbl>
      <w:tblPr>
        <w:tblStyle w:val="Table"/>
        <w:tblW w:w="5000" w:type="pct"/>
        <w:tblLayout w:type="fixed"/>
        <w:tblLook w:val="0000" w:firstRow="0" w:lastRow="0" w:firstColumn="0" w:lastColumn="0" w:noHBand="0" w:noVBand="0"/>
      </w:tblPr>
      <w:tblGrid>
        <w:gridCol w:w="9404"/>
      </w:tblGrid>
      <w:tr w:rsidR="00621493" w14:paraId="2469EB2A" w14:textId="77777777">
        <w:tc>
          <w:tcPr>
            <w:tcW w:w="7920" w:type="dxa"/>
          </w:tcPr>
          <w:p w14:paraId="6A556BA1" w14:textId="77777777" w:rsidR="00DF0C3E" w:rsidRDefault="00120AFF">
            <w:pPr>
              <w:pStyle w:val="Compact"/>
              <w:jc w:val="center"/>
              <w:rPr>
                <w:del w:id="928" w:author="Author" w:date="2026-06-24T09:18:00Z" w16du:dateUtc="2026-06-24T13:18:00Z"/>
              </w:rPr>
            </w:pPr>
            <w:bookmarkStart w:id="929" w:name="fig-three"/>
            <w:del w:id="930" w:author="Author" w:date="2026-06-24T09:18:00Z" w16du:dateUtc="2026-06-24T13:18:00Z">
              <w:r>
                <w:rPr>
                  <w:noProof/>
                </w:rPr>
                <w:lastRenderedPageBreak/>
                <w:drawing>
                  <wp:inline distT="0" distB="0" distL="0" distR="0" wp14:anchorId="5DE3A417" wp14:editId="011ADD6D">
                    <wp:extent cx="3810000" cy="25400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e_3.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del>
          </w:p>
          <w:p w14:paraId="6D514263" w14:textId="77777777" w:rsidR="00621493" w:rsidRDefault="00120AFF">
            <w:pPr>
              <w:pStyle w:val="Compact"/>
              <w:jc w:val="center"/>
              <w:rPr>
                <w:ins w:id="931" w:author="Author" w:date="2026-06-24T09:18:00Z" w16du:dateUtc="2026-06-24T13:18:00Z"/>
              </w:rPr>
            </w:pPr>
            <w:del w:id="932" w:author="Author" w:date="2026-06-24T09:18:00Z" w16du:dateUtc="2026-06-24T13:18:00Z">
              <w:r>
                <w:delText>Figure 3: Predicted relationships between body size (log pronotum length) and forceps length across sexes and morphs for each environmental condition combination. Lines show posterior median predictions from the Bayesian model, and points represent raw data.</w:delText>
              </w:r>
            </w:del>
            <w:ins w:id="933" w:author="Author" w:date="2026-06-24T09:18:00Z" w16du:dateUtc="2026-06-24T13:18:00Z">
              <w:r w:rsidR="00000000">
                <w:rPr>
                  <w:noProof/>
                </w:rPr>
                <w:drawing>
                  <wp:inline distT="0" distB="0" distL="0" distR="0">
                    <wp:extent cx="3810000" cy="2540000"/>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figure_3.jpg"/>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ins>
          </w:p>
          <w:p w14:paraId="616CC261" w14:textId="77777777" w:rsidR="00621493" w:rsidRDefault="00000000">
            <w:pPr>
              <w:pStyle w:val="ImageCaption"/>
              <w:spacing w:before="200"/>
            </w:pPr>
            <w:ins w:id="934" w:author="Author" w:date="2026-06-24T09:18:00Z" w16du:dateUtc="2026-06-24T13:18:00Z">
              <w:r>
                <w:t xml:space="preserve">Figure 3: Posterior median allometric slopes (β) and 95% credible intervals describing the relationship between forceps length and pronotum length in females, brachylabic males, and macrolabic males across diet and density treatments. Slope estimates were derived from a single Bayesian mixed-effects model fitted to all individuals, with phenotypic group, diet, density, and their interactions with body size included as fixed effects. The vertical dashed line indicates isometry (β = 1). Posterior medians below or above one </w:t>
              </w:r>
              <w:proofErr w:type="gramStart"/>
              <w:r>
                <w:t>correspond</w:t>
              </w:r>
              <w:proofErr w:type="gramEnd"/>
              <w:r>
                <w:t xml:space="preserve"> to </w:t>
              </w:r>
              <w:proofErr w:type="spellStart"/>
              <w:r>
                <w:t>hypoallometric</w:t>
              </w:r>
              <w:proofErr w:type="spellEnd"/>
              <w:r>
                <w:t xml:space="preserve"> or </w:t>
              </w:r>
              <w:proofErr w:type="spellStart"/>
              <w:r>
                <w:lastRenderedPageBreak/>
                <w:t>hyperallometric</w:t>
              </w:r>
              <w:proofErr w:type="spellEnd"/>
              <w:r>
                <w:t xml:space="preserve"> point estimates, respectively; credible intervals indicate uncertainty relative to isometry.</w:t>
              </w:r>
            </w:ins>
          </w:p>
        </w:tc>
        <w:bookmarkEnd w:id="929"/>
      </w:tr>
      <w:bookmarkEnd w:id="644"/>
      <w:bookmarkEnd w:id="907"/>
    </w:tbl>
    <w:p w14:paraId="222534F2" w14:textId="77777777" w:rsidR="00DF0C3E" w:rsidRDefault="00120AFF">
      <w:pPr>
        <w:rPr>
          <w:del w:id="935" w:author="Author" w:date="2026-06-24T09:18:00Z" w16du:dateUtc="2026-06-24T13:18:00Z"/>
        </w:rPr>
      </w:pPr>
      <w:del w:id="936" w:author="Author" w:date="2026-06-24T09:18:00Z" w16du:dateUtc="2026-06-24T13:18:00Z">
        <w:r>
          <w:br w:type="page"/>
        </w:r>
      </w:del>
    </w:p>
    <w:tbl>
      <w:tblPr>
        <w:tblStyle w:val="Table"/>
        <w:tblW w:w="5000" w:type="pct"/>
        <w:tblLayout w:type="fixed"/>
        <w:tblLook w:val="0000" w:firstRow="0" w:lastRow="0" w:firstColumn="0" w:lastColumn="0" w:noHBand="0" w:noVBand="0"/>
      </w:tblPr>
      <w:tblGrid>
        <w:gridCol w:w="9404"/>
      </w:tblGrid>
      <w:tr w:rsidR="00DF0C3E" w14:paraId="0418C2E8" w14:textId="77777777">
        <w:trPr>
          <w:del w:id="937" w:author="Author" w:date="2026-06-24T09:18:00Z" w16du:dateUtc="2026-06-24T13:18:00Z"/>
        </w:trPr>
        <w:tc>
          <w:tcPr>
            <w:tcW w:w="7920" w:type="dxa"/>
          </w:tcPr>
          <w:p w14:paraId="086CF0F9" w14:textId="77777777" w:rsidR="00DF0C3E" w:rsidRDefault="00120AFF">
            <w:pPr>
              <w:pStyle w:val="Compact"/>
              <w:jc w:val="center"/>
              <w:rPr>
                <w:del w:id="938" w:author="Author" w:date="2026-06-24T09:18:00Z" w16du:dateUtc="2026-06-24T13:18:00Z"/>
              </w:rPr>
            </w:pPr>
            <w:bookmarkStart w:id="939" w:name="fig-four"/>
            <w:del w:id="940" w:author="Author" w:date="2026-06-24T09:18:00Z" w16du:dateUtc="2026-06-24T13:18:00Z">
              <w:r>
                <w:rPr>
                  <w:noProof/>
                </w:rPr>
                <w:lastRenderedPageBreak/>
                <w:drawing>
                  <wp:inline distT="0" distB="0" distL="0" distR="0" wp14:anchorId="7EAD549E" wp14:editId="5A94302D">
                    <wp:extent cx="3810000" cy="254000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igure_4.jpg"/>
                            <pic:cNvPicPr>
                              <a:picLocks noChangeAspect="1" noChangeArrowheads="1"/>
                            </pic:cNvPicPr>
                          </pic:nvPicPr>
                          <pic:blipFill>
                            <a:blip r:embed="rId12"/>
                            <a:stretch>
                              <a:fillRect/>
                            </a:stretch>
                          </pic:blipFill>
                          <pic:spPr bwMode="auto">
                            <a:xfrm>
                              <a:off x="0" y="0"/>
                              <a:ext cx="3810000" cy="2540000"/>
                            </a:xfrm>
                            <a:prstGeom prst="rect">
                              <a:avLst/>
                            </a:prstGeom>
                            <a:noFill/>
                            <a:ln w="9525">
                              <a:noFill/>
                              <a:headEnd/>
                              <a:tailEnd/>
                            </a:ln>
                          </pic:spPr>
                        </pic:pic>
                      </a:graphicData>
                    </a:graphic>
                  </wp:inline>
                </w:drawing>
              </w:r>
            </w:del>
          </w:p>
          <w:p w14:paraId="566537C1" w14:textId="77777777" w:rsidR="00DF0C3E" w:rsidRDefault="00120AFF">
            <w:pPr>
              <w:pStyle w:val="ImageCaption"/>
              <w:spacing w:before="200"/>
              <w:rPr>
                <w:del w:id="941" w:author="Author" w:date="2026-06-24T09:18:00Z" w16du:dateUtc="2026-06-24T13:18:00Z"/>
              </w:rPr>
            </w:pPr>
            <w:del w:id="942" w:author="Author" w:date="2026-06-24T09:18:00Z" w16du:dateUtc="2026-06-24T13:18:00Z">
              <w:r>
                <w:delText>Figure 4: Posterior estimates of allometric slopes (β) across sexes and male morphs under different environmental conditions. Points show posterior medians and horizontal bars indicate 95% credible intervals. Estimates are shown for each combination of diet and density treatments.</w:delText>
              </w:r>
            </w:del>
          </w:p>
        </w:tc>
        <w:bookmarkEnd w:id="939"/>
      </w:tr>
    </w:tbl>
    <w:p w14:paraId="0E6F81A1" w14:textId="77777777" w:rsidR="00E913CC" w:rsidRDefault="00E913CC"/>
    <w:sectPr w:rsidR="00E913CC" w:rsidSect="00464596">
      <w:headerReference w:type="even" r:id="rId13"/>
      <w:headerReference w:type="default" r:id="rId14"/>
      <w:footerReference w:type="even" r:id="rId15"/>
      <w:footerReference w:type="default" r:id="rId16"/>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97C1A8" w14:textId="77777777" w:rsidR="00BB0FDF" w:rsidRDefault="00BB0FDF">
      <w:pPr>
        <w:spacing w:after="0"/>
      </w:pPr>
      <w:r>
        <w:separator/>
      </w:r>
    </w:p>
  </w:endnote>
  <w:endnote w:type="continuationSeparator" w:id="0">
    <w:p w14:paraId="16499667" w14:textId="77777777" w:rsidR="00BB0FDF" w:rsidRDefault="00BB0F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Content>
      <w:p w14:paraId="53546FFE"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5950D1"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Content>
      <w:p w14:paraId="62FDBAE3"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F77A7F"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7A95E7" w14:textId="77777777" w:rsidR="00BB0FDF" w:rsidRDefault="00BB0FDF">
      <w:pPr>
        <w:spacing w:after="0"/>
      </w:pPr>
      <w:r>
        <w:separator/>
      </w:r>
    </w:p>
  </w:footnote>
  <w:footnote w:type="continuationSeparator" w:id="0">
    <w:p w14:paraId="1D585E6C" w14:textId="77777777" w:rsidR="00BB0FDF" w:rsidRDefault="00BB0F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Content>
      <w:p w14:paraId="66CCA905"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7D131C"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972EE" w14:textId="77777777" w:rsidR="00D100A8" w:rsidRDefault="00D100A8" w:rsidP="00F25F6C">
    <w:pPr>
      <w:pStyle w:val="Header"/>
      <w:framePr w:wrap="none" w:vAnchor="text" w:hAnchor="margin" w:xAlign="right" w:y="1"/>
      <w:rPr>
        <w:rStyle w:val="PageNumber"/>
      </w:rPr>
    </w:pPr>
  </w:p>
  <w:p w14:paraId="6C6AFC3C"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5EC82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76364470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C346C"/>
    <w:rsid w:val="000E7DF5"/>
    <w:rsid w:val="00106939"/>
    <w:rsid w:val="00120AFF"/>
    <w:rsid w:val="001417A7"/>
    <w:rsid w:val="00193F49"/>
    <w:rsid w:val="001979AD"/>
    <w:rsid w:val="001D38FE"/>
    <w:rsid w:val="001E0559"/>
    <w:rsid w:val="001E40BB"/>
    <w:rsid w:val="001F2BCC"/>
    <w:rsid w:val="001F5DEF"/>
    <w:rsid w:val="00232669"/>
    <w:rsid w:val="00252364"/>
    <w:rsid w:val="00252E2E"/>
    <w:rsid w:val="00260462"/>
    <w:rsid w:val="00272D89"/>
    <w:rsid w:val="00273020"/>
    <w:rsid w:val="002B5638"/>
    <w:rsid w:val="002C2C2C"/>
    <w:rsid w:val="002D1FEF"/>
    <w:rsid w:val="003131CC"/>
    <w:rsid w:val="003D6D18"/>
    <w:rsid w:val="00414294"/>
    <w:rsid w:val="004216F3"/>
    <w:rsid w:val="0043074D"/>
    <w:rsid w:val="00464596"/>
    <w:rsid w:val="00485B4F"/>
    <w:rsid w:val="004E29B3"/>
    <w:rsid w:val="004F0318"/>
    <w:rsid w:val="004F1E13"/>
    <w:rsid w:val="004F313A"/>
    <w:rsid w:val="0051212F"/>
    <w:rsid w:val="00513CF5"/>
    <w:rsid w:val="00514785"/>
    <w:rsid w:val="005220F6"/>
    <w:rsid w:val="00537A4C"/>
    <w:rsid w:val="00566EF0"/>
    <w:rsid w:val="00581971"/>
    <w:rsid w:val="00586562"/>
    <w:rsid w:val="00587979"/>
    <w:rsid w:val="00590D07"/>
    <w:rsid w:val="005A4391"/>
    <w:rsid w:val="005C4826"/>
    <w:rsid w:val="00603165"/>
    <w:rsid w:val="00621493"/>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767A9"/>
    <w:rsid w:val="008D3402"/>
    <w:rsid w:val="008D6863"/>
    <w:rsid w:val="008D69E1"/>
    <w:rsid w:val="008E79E4"/>
    <w:rsid w:val="0090509B"/>
    <w:rsid w:val="00921965"/>
    <w:rsid w:val="00923B2D"/>
    <w:rsid w:val="00930300"/>
    <w:rsid w:val="009516B1"/>
    <w:rsid w:val="00960762"/>
    <w:rsid w:val="009679C5"/>
    <w:rsid w:val="00975F65"/>
    <w:rsid w:val="009815B0"/>
    <w:rsid w:val="009A7662"/>
    <w:rsid w:val="009D75C2"/>
    <w:rsid w:val="009F1191"/>
    <w:rsid w:val="00A0102A"/>
    <w:rsid w:val="00A52F6C"/>
    <w:rsid w:val="00A5426C"/>
    <w:rsid w:val="00A639DD"/>
    <w:rsid w:val="00AA05EA"/>
    <w:rsid w:val="00AC0509"/>
    <w:rsid w:val="00AD10C6"/>
    <w:rsid w:val="00AF7FA3"/>
    <w:rsid w:val="00B038F5"/>
    <w:rsid w:val="00B122AB"/>
    <w:rsid w:val="00B16553"/>
    <w:rsid w:val="00B229FD"/>
    <w:rsid w:val="00B24381"/>
    <w:rsid w:val="00B367D0"/>
    <w:rsid w:val="00B42D7A"/>
    <w:rsid w:val="00B546A3"/>
    <w:rsid w:val="00B86B75"/>
    <w:rsid w:val="00BA6708"/>
    <w:rsid w:val="00BB0FDF"/>
    <w:rsid w:val="00BC19B9"/>
    <w:rsid w:val="00BC48D5"/>
    <w:rsid w:val="00BF10FD"/>
    <w:rsid w:val="00C04017"/>
    <w:rsid w:val="00C15914"/>
    <w:rsid w:val="00C36279"/>
    <w:rsid w:val="00C5226A"/>
    <w:rsid w:val="00C63E87"/>
    <w:rsid w:val="00C742F5"/>
    <w:rsid w:val="00C74E5F"/>
    <w:rsid w:val="00C91552"/>
    <w:rsid w:val="00CB0BD1"/>
    <w:rsid w:val="00CD070A"/>
    <w:rsid w:val="00CD0B57"/>
    <w:rsid w:val="00CD5B1B"/>
    <w:rsid w:val="00CD64F0"/>
    <w:rsid w:val="00CE76D0"/>
    <w:rsid w:val="00D100A8"/>
    <w:rsid w:val="00D151A9"/>
    <w:rsid w:val="00D16E09"/>
    <w:rsid w:val="00D37451"/>
    <w:rsid w:val="00D63932"/>
    <w:rsid w:val="00D700CE"/>
    <w:rsid w:val="00DB45E1"/>
    <w:rsid w:val="00DE1154"/>
    <w:rsid w:val="00DF0C3E"/>
    <w:rsid w:val="00E129FB"/>
    <w:rsid w:val="00E315A3"/>
    <w:rsid w:val="00E377EC"/>
    <w:rsid w:val="00E42ECF"/>
    <w:rsid w:val="00E913CC"/>
    <w:rsid w:val="00E97606"/>
    <w:rsid w:val="00EC40EF"/>
    <w:rsid w:val="00ED4ADB"/>
    <w:rsid w:val="00EE03BB"/>
    <w:rsid w:val="00EE114C"/>
    <w:rsid w:val="00EE14C9"/>
    <w:rsid w:val="00EE45AD"/>
    <w:rsid w:val="00EE6CB3"/>
    <w:rsid w:val="00F04470"/>
    <w:rsid w:val="00F613D0"/>
    <w:rsid w:val="00F949F0"/>
    <w:rsid w:val="00FD1322"/>
    <w:rsid w:val="00FD4D81"/>
    <w:rsid w:val="00FD7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64649C-A37D-414F-B66C-CF27FBB9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47</Pages>
  <Words>12190</Words>
  <Characters>69485</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81512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structuring of weapon allometry in the European earwig.</dc:title>
  <dc:creator>Céline Ozkan2 and Clint D. Kelly1,✉</dc:creator>
  <cp:keywords/>
  <cp:lastModifiedBy>Clint Dale Kelly</cp:lastModifiedBy>
  <cp:revision>1</cp:revision>
  <dcterms:created xsi:type="dcterms:W3CDTF">2026-06-24T13:16:00Z</dcterms:created>
  <dcterms:modified xsi:type="dcterms:W3CDTF">2026-06-24T13:21:00Z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evolution.csl</vt:lpwstr>
  </property>
  <property fmtid="{D5CDD505-2E9C-101B-9397-08002B2CF9AE}" pid="8" name="file-impor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