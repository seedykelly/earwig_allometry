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A80C9" w14:textId="77777777" w:rsidR="00DF0C3E" w:rsidRDefault="00120AFF">
      <w:pPr>
        <w:pStyle w:val="Heading1"/>
      </w:pPr>
      <w:bookmarkStart w:id="0" w:name="abstract"/>
      <w:r>
        <w:t>Abstract</w:t>
      </w:r>
    </w:p>
    <w:p w14:paraId="76EB9C5F" w14:textId="77777777" w:rsidR="00DF0C3E" w:rsidRDefault="00120AFF">
      <w:pPr>
        <w:pStyle w:val="FirstParagraph"/>
      </w:pPr>
      <w:r>
        <w:t xml:space="preserve">Static allometries are often </w:t>
      </w:r>
      <w:del w:id="1" w:author="Kelly, Clint Dale" w:date="2026-04-27T10:47:00Z" w16du:dateUtc="2026-04-27T14:47:00Z">
        <w:r w:rsidR="001037E8">
          <w:delText>regarded</w:delText>
        </w:r>
      </w:del>
      <w:ins w:id="2" w:author="Kelly, Clint Dale" w:date="2026-04-27T10:47:00Z" w16du:dateUtc="2026-04-27T14:47:00Z">
        <w:r>
          <w:t>treated</w:t>
        </w:r>
      </w:ins>
      <w:r>
        <w:t xml:space="preserve"> as stable descriptors of morphological architecture, yet scaling relationships themselves </w:t>
      </w:r>
      <w:del w:id="3" w:author="Kelly, Clint Dale" w:date="2026-04-27T10:47:00Z" w16du:dateUtc="2026-04-27T14:47:00Z">
        <w:r w:rsidR="001037E8">
          <w:delText>can</w:delText>
        </w:r>
      </w:del>
      <w:ins w:id="4" w:author="Kelly, Clint Dale" w:date="2026-04-27T10:47:00Z" w16du:dateUtc="2026-04-27T14:47:00Z">
        <w:r>
          <w:t>may</w:t>
        </w:r>
      </w:ins>
      <w:r>
        <w:t xml:space="preserve"> evolve and respond plastically to environmental </w:t>
      </w:r>
      <w:del w:id="5" w:author="Kelly, Clint Dale" w:date="2026-04-27T10:47:00Z" w16du:dateUtc="2026-04-27T14:47:00Z">
        <w:r w:rsidR="001037E8">
          <w:delText>variation</w:delText>
        </w:r>
      </w:del>
      <w:ins w:id="6" w:author="Kelly, Clint Dale" w:date="2026-04-27T10:47:00Z" w16du:dateUtc="2026-04-27T14:47:00Z">
        <w:r>
          <w:t>conditions</w:t>
        </w:r>
      </w:ins>
      <w:r>
        <w:t xml:space="preserve">. We quantified sex- and morph-specific weapon allometries </w:t>
      </w:r>
      <w:ins w:id="7" w:author="Kelly, Clint Dale" w:date="2026-04-27T10:47:00Z" w16du:dateUtc="2026-04-27T14:47:00Z">
        <w:r>
          <w:t xml:space="preserve">(focusing on the forceps, which are hardened rear appendages used for </w:t>
        </w:r>
        <w:proofErr w:type="spellStart"/>
        <w:r>
          <w:t>defence</w:t>
        </w:r>
        <w:proofErr w:type="spellEnd"/>
        <w:r>
          <w:t xml:space="preserve">, hunting, and mating) </w:t>
        </w:r>
      </w:ins>
      <w:r>
        <w:t>in the European earwig (</w:t>
      </w:r>
      <w:proofErr w:type="spellStart"/>
      <w:r>
        <w:rPr>
          <w:i/>
          <w:iCs/>
        </w:rPr>
        <w:t>Forficula</w:t>
      </w:r>
      <w:proofErr w:type="spellEnd"/>
      <w:r>
        <w:rPr>
          <w:i/>
          <w:iCs/>
        </w:rPr>
        <w:t xml:space="preserve"> </w:t>
      </w:r>
      <w:proofErr w:type="spellStart"/>
      <w:r>
        <w:rPr>
          <w:i/>
          <w:iCs/>
        </w:rPr>
        <w:t>auricularia</w:t>
      </w:r>
      <w:proofErr w:type="spellEnd"/>
      <w:r>
        <w:t>) under experimental manipulation of developmental diet and density</w:t>
      </w:r>
      <w:del w:id="8" w:author="Kelly, Clint Dale" w:date="2026-04-27T10:47:00Z" w16du:dateUtc="2026-04-27T14:47:00Z">
        <w:r w:rsidR="001037E8">
          <w:delText>, while estimating among-family variation in intercepts and</w:delText>
        </w:r>
      </w:del>
      <w:ins w:id="9" w:author="Kelly, Clint Dale" w:date="2026-04-27T10:47:00Z" w16du:dateUtc="2026-04-27T14:47:00Z">
        <w:r>
          <w:t xml:space="preserve"> using hierarchical models that allow</w:t>
        </w:r>
      </w:ins>
      <w:r>
        <w:t xml:space="preserve"> scaling exponents</w:t>
      </w:r>
      <w:del w:id="10" w:author="Kelly, Clint Dale" w:date="2026-04-27T10:47:00Z" w16du:dateUtc="2026-04-27T14:47:00Z">
        <w:r w:rsidR="001037E8">
          <w:delText>.</w:delText>
        </w:r>
      </w:del>
      <w:ins w:id="11" w:author="Kelly, Clint Dale" w:date="2026-04-27T10:47:00Z" w16du:dateUtc="2026-04-27T14:47:00Z">
        <w:r>
          <w:t xml:space="preserve"> to vary across biological levels.</w:t>
        </w:r>
      </w:ins>
      <w:r>
        <w:t xml:space="preserve"> Forceps length scaled positively with body size in </w:t>
      </w:r>
      <w:del w:id="12" w:author="Kelly, Clint Dale" w:date="2026-04-27T10:47:00Z" w16du:dateUtc="2026-04-27T14:47:00Z">
        <w:r w:rsidR="001037E8">
          <w:delText>both sexes</w:delText>
        </w:r>
      </w:del>
      <w:ins w:id="13" w:author="Kelly, Clint Dale" w:date="2026-04-27T10:47:00Z" w16du:dateUtc="2026-04-27T14:47:00Z">
        <w:r>
          <w:t>all groups</w:t>
        </w:r>
      </w:ins>
      <w:r>
        <w:t xml:space="preserve">, but males exhibited </w:t>
      </w:r>
      <w:ins w:id="14" w:author="Kelly, Clint Dale" w:date="2026-04-27T10:47:00Z" w16du:dateUtc="2026-04-27T14:47:00Z">
        <w:r>
          <w:t xml:space="preserve">substantially </w:t>
        </w:r>
      </w:ins>
      <w:r>
        <w:t xml:space="preserve">steeper </w:t>
      </w:r>
      <w:ins w:id="15" w:author="Kelly, Clint Dale" w:date="2026-04-27T10:47:00Z" w16du:dateUtc="2026-04-27T14:47:00Z">
        <w:r>
          <w:t xml:space="preserve">allometric </w:t>
        </w:r>
      </w:ins>
      <w:r>
        <w:t xml:space="preserve">slopes </w:t>
      </w:r>
      <w:del w:id="16" w:author="Kelly, Clint Dale" w:date="2026-04-27T10:47:00Z" w16du:dateUtc="2026-04-27T14:47:00Z">
        <w:r w:rsidR="001037E8">
          <w:delText>under favourable conditions. Nutritional</w:delText>
        </w:r>
      </w:del>
      <w:ins w:id="17" w:author="Kelly, Clint Dale" w:date="2026-04-27T10:47:00Z" w16du:dateUtc="2026-04-27T14:47:00Z">
        <w:r>
          <w:t>than females. There was some evidence that nutritional</w:t>
        </w:r>
      </w:ins>
      <w:r>
        <w:t xml:space="preserve"> stress </w:t>
      </w:r>
      <w:ins w:id="18" w:author="Kelly, Clint Dale" w:date="2026-04-27T10:47:00Z" w16du:dateUtc="2026-04-27T14:47:00Z">
        <w:r>
          <w:t xml:space="preserve">was associated with </w:t>
        </w:r>
      </w:ins>
      <w:r>
        <w:t>reduced male scaling exponents</w:t>
      </w:r>
      <w:del w:id="19" w:author="Kelly, Clint Dale" w:date="2026-04-27T10:47:00Z" w16du:dateUtc="2026-04-27T14:47:00Z">
        <w:r w:rsidR="001037E8">
          <w:delText xml:space="preserve"> towards female-like values, whereas increased developmental density amplified male slopes, indicating environmentally sensitive reaction norms of scaling.</w:delText>
        </w:r>
      </w:del>
      <w:ins w:id="20" w:author="Kelly, Clint Dale" w:date="2026-04-27T10:47:00Z" w16du:dateUtc="2026-04-27T14:47:00Z">
        <w:r>
          <w:t>, although support for these effects was variable and context-dependent, while density had little consistent influence on slopes.</w:t>
        </w:r>
      </w:ins>
      <w:r>
        <w:t xml:space="preserve"> Female scaling relationships remained comparatively stable across environments. </w:t>
      </w:r>
      <w:del w:id="21" w:author="Kelly, Clint Dale" w:date="2026-04-27T10:47:00Z" w16du:dateUtc="2026-04-27T14:47:00Z">
        <w:r w:rsidR="001037E8">
          <w:delText>In</w:delText>
        </w:r>
      </w:del>
      <w:ins w:id="22" w:author="Kelly, Clint Dale" w:date="2026-04-27T10:47:00Z" w16du:dateUtc="2026-04-27T14:47:00Z">
        <w:r>
          <w:t>Among</w:t>
        </w:r>
      </w:ins>
      <w:r>
        <w:t xml:space="preserve"> males, macrolabic </w:t>
      </w:r>
      <w:del w:id="23" w:author="Kelly, Clint Dale" w:date="2026-04-27T10:47:00Z" w16du:dateUtc="2026-04-27T14:47:00Z">
        <w:r w:rsidR="001037E8">
          <w:delText xml:space="preserve">and </w:delText>
        </w:r>
      </w:del>
      <w:ins w:id="24" w:author="Kelly, Clint Dale" w:date="2026-04-27T10:47:00Z" w16du:dateUtc="2026-04-27T14:47:00Z">
        <w:r>
          <w:t xml:space="preserve">individuals tended to show greater environmental sensitivity in scaling relationships than </w:t>
        </w:r>
      </w:ins>
      <w:r>
        <w:t xml:space="preserve">brachylabic </w:t>
      </w:r>
      <w:del w:id="25" w:author="Kelly, Clint Dale" w:date="2026-04-27T10:47:00Z" w16du:dateUtc="2026-04-27T14:47:00Z">
        <w:r w:rsidR="001037E8">
          <w:delText>morphs differed primarily in</w:delText>
        </w:r>
      </w:del>
      <w:ins w:id="26" w:author="Kelly, Clint Dale" w:date="2026-04-27T10:47:00Z" w16du:dateUtc="2026-04-27T14:47:00Z">
        <w:r>
          <w:t>males, although statistical support for these differences was limited. There was little evidence that environmental or morph-specific differences were driven by</w:t>
        </w:r>
      </w:ins>
      <w:r>
        <w:t xml:space="preserve"> intercept </w:t>
      </w:r>
      <w:del w:id="27" w:author="Kelly, Clint Dale" w:date="2026-04-27T10:47:00Z" w16du:dateUtc="2026-04-27T14:47:00Z">
        <w:r w:rsidR="001037E8">
          <w:delText xml:space="preserve">rather than slope, suggesting divergence in baseline allocation within a shared scaling framework. Among families, intercepts and </w:delText>
        </w:r>
      </w:del>
      <w:ins w:id="28" w:author="Kelly, Clint Dale" w:date="2026-04-27T10:47:00Z" w16du:dateUtc="2026-04-27T14:47:00Z">
        <w:r>
          <w:t xml:space="preserve">shifts independent of body size. Among-family variation in </w:t>
        </w:r>
      </w:ins>
      <w:r>
        <w:t xml:space="preserve">slopes </w:t>
      </w:r>
      <w:del w:id="29" w:author="Kelly, Clint Dale" w:date="2026-04-27T10:47:00Z" w16du:dateUtc="2026-04-27T14:47:00Z">
        <w:r w:rsidR="001037E8">
          <w:delText xml:space="preserve">covaried positively, indicating that evolutionary change in mean exaggeration would likely alter </w:delText>
        </w:r>
        <w:r w:rsidR="001037E8">
          <w:lastRenderedPageBreak/>
          <w:delText>size-dependent exaggeration as a correlated response. Together</w:delText>
        </w:r>
      </w:del>
      <w:ins w:id="30" w:author="Kelly, Clint Dale" w:date="2026-04-27T10:47:00Z" w16du:dateUtc="2026-04-27T14:47:00Z">
        <w:r>
          <w:t>and intercepts was modest, and their covariance was weak and uncertain. Overall</w:t>
        </w:r>
      </w:ins>
      <w:r>
        <w:t xml:space="preserve">, these results </w:t>
      </w:r>
      <w:del w:id="31" w:author="Kelly, Clint Dale" w:date="2026-04-27T10:47:00Z" w16du:dateUtc="2026-04-27T14:47:00Z">
        <w:r w:rsidR="001037E8">
          <w:delText>show</w:delText>
        </w:r>
      </w:del>
      <w:ins w:id="32" w:author="Kelly, Clint Dale" w:date="2026-04-27T10:47:00Z" w16du:dateUtc="2026-04-27T14:47:00Z">
        <w:r>
          <w:t>suggest</w:t>
        </w:r>
      </w:ins>
      <w:r>
        <w:t xml:space="preserve"> that weapon allometry is structured </w:t>
      </w:r>
      <w:del w:id="33" w:author="Kelly, Clint Dale" w:date="2026-04-27T10:47:00Z" w16du:dateUtc="2026-04-27T14:47:00Z">
        <w:r w:rsidR="001037E8">
          <w:delText xml:space="preserve">across sex, morph, environment, and family levels, and that </w:delText>
        </w:r>
      </w:del>
      <w:ins w:id="34" w:author="Kelly, Clint Dale" w:date="2026-04-27T10:47:00Z" w16du:dateUtc="2026-04-27T14:47:00Z">
        <w:r>
          <w:t xml:space="preserve">primarily through variation in </w:t>
        </w:r>
      </w:ins>
      <w:r>
        <w:t xml:space="preserve">scaling exponents </w:t>
      </w:r>
      <w:del w:id="35" w:author="Kelly, Clint Dale" w:date="2026-04-27T10:47:00Z" w16du:dateUtc="2026-04-27T14:47:00Z">
        <w:r w:rsidR="001037E8">
          <w:delText xml:space="preserve">are evolvable </w:delText>
        </w:r>
      </w:del>
      <w:ins w:id="36" w:author="Kelly, Clint Dale" w:date="2026-04-27T10:47:00Z" w16du:dateUtc="2026-04-27T14:47:00Z">
        <w:r>
          <w:t xml:space="preserve">and provide qualified support for the idea that slopes may represent condition-sensitive </w:t>
        </w:r>
      </w:ins>
      <w:r>
        <w:t>components of exaggerated trait architecture.</w:t>
      </w:r>
    </w:p>
    <w:p w14:paraId="47DAE45E" w14:textId="77777777" w:rsidR="00DF0C3E" w:rsidRDefault="00120AFF">
      <w:r>
        <w:br w:type="page"/>
      </w:r>
    </w:p>
    <w:p w14:paraId="3377CDBB" w14:textId="77777777" w:rsidR="00DF0C3E" w:rsidRDefault="00120AFF">
      <w:pPr>
        <w:pStyle w:val="Heading1"/>
      </w:pPr>
      <w:bookmarkStart w:id="37" w:name="introduction"/>
      <w:bookmarkEnd w:id="0"/>
      <w:r>
        <w:lastRenderedPageBreak/>
        <w:t>Introduction</w:t>
      </w:r>
    </w:p>
    <w:p w14:paraId="161C41C6" w14:textId="77777777" w:rsidR="00DF0C3E" w:rsidRDefault="00120AFF">
      <w:pPr>
        <w:pStyle w:val="FirstParagraph"/>
      </w:pPr>
      <w:r>
        <w:t xml:space="preserve">Static allometry describes how trait size </w:t>
      </w:r>
      <w:del w:id="38" w:author="Kelly, Clint Dale" w:date="2026-04-27T10:47:00Z" w16du:dateUtc="2026-04-27T14:47:00Z">
        <w:r w:rsidR="001037E8">
          <w:delText>scales</w:delText>
        </w:r>
      </w:del>
      <w:ins w:id="39" w:author="Kelly, Clint Dale" w:date="2026-04-27T10:47:00Z" w16du:dateUtc="2026-04-27T14:47:00Z">
        <w:r>
          <w:t>covaries</w:t>
        </w:r>
      </w:ins>
      <w:r>
        <w:t xml:space="preserve"> with body size among individuals at the same developmental stage and provides a central framework for understanding the evolution of exaggerated morphology. Sexually selected weapons often exhibit positive allometry, such that larger individuals </w:t>
      </w:r>
      <w:del w:id="40" w:author="Kelly, Clint Dale" w:date="2026-04-27T10:47:00Z" w16du:dateUtc="2026-04-27T14:47:00Z">
        <w:r w:rsidR="001037E8">
          <w:delText>invest</w:delText>
        </w:r>
      </w:del>
      <w:ins w:id="41" w:author="Kelly, Clint Dale" w:date="2026-04-27T10:47:00Z" w16du:dateUtc="2026-04-27T14:47:00Z">
        <w:r>
          <w:t>tend to express</w:t>
        </w:r>
      </w:ins>
      <w:r>
        <w:t xml:space="preserve"> disproportionately </w:t>
      </w:r>
      <w:del w:id="42" w:author="Kelly, Clint Dale" w:date="2026-04-27T10:47:00Z" w16du:dateUtc="2026-04-27T14:47:00Z">
        <w:r w:rsidR="001037E8">
          <w:delText>more in trait size</w:delText>
        </w:r>
      </w:del>
      <w:ins w:id="43" w:author="Kelly, Clint Dale" w:date="2026-04-27T10:47:00Z" w16du:dateUtc="2026-04-27T14:47:00Z">
        <w:r>
          <w:t>larger traits</w:t>
        </w:r>
      </w:ins>
      <w:r>
        <w:t xml:space="preserve"> (</w:t>
      </w:r>
      <w:proofErr w:type="spellStart"/>
      <w:r>
        <w:t>Kodric</w:t>
      </w:r>
      <w:proofErr w:type="spellEnd"/>
      <w:r>
        <w:t xml:space="preserve">-Brown et al. 2006; </w:t>
      </w:r>
      <w:proofErr w:type="spellStart"/>
      <w:r>
        <w:t>Bonduriansky</w:t>
      </w:r>
      <w:proofErr w:type="spellEnd"/>
      <w:r>
        <w:t xml:space="preserve"> </w:t>
      </w:r>
      <w:del w:id="44" w:author="Kelly, Clint Dale" w:date="2026-04-27T10:47:00Z" w16du:dateUtc="2026-04-27T14:47:00Z">
        <w:r w:rsidR="001037E8">
          <w:delText>2007</w:delText>
        </w:r>
      </w:del>
      <w:ins w:id="45" w:author="Kelly, Clint Dale" w:date="2026-04-27T10:47:00Z" w16du:dateUtc="2026-04-27T14:47:00Z">
        <w:r>
          <w:t>2007a</w:t>
        </w:r>
      </w:ins>
      <w:r>
        <w:t xml:space="preserve">; Voje 2016). However, hyperallometry is not universal. When traits serve dual sexual and viability functions, or when functional and mechanical constraints limit disproportionate investment, isometry or </w:t>
      </w:r>
      <w:proofErr w:type="spellStart"/>
      <w:r>
        <w:t>hypoallometry</w:t>
      </w:r>
      <w:proofErr w:type="spellEnd"/>
      <w:r>
        <w:t xml:space="preserve"> may evolve instead (</w:t>
      </w:r>
      <w:proofErr w:type="spellStart"/>
      <w:r>
        <w:t>Bonduriansky</w:t>
      </w:r>
      <w:proofErr w:type="spellEnd"/>
      <w:r>
        <w:t xml:space="preserve"> and Day 2003; Eberhard et al. 2018; Kelly 2026). Consequently, </w:t>
      </w:r>
      <w:del w:id="46" w:author="Kelly, Clint Dale" w:date="2026-04-27T10:47:00Z" w16du:dateUtc="2026-04-27T14:47:00Z">
        <w:r w:rsidR="001037E8">
          <w:delText xml:space="preserve">the </w:delText>
        </w:r>
      </w:del>
      <w:r>
        <w:t xml:space="preserve">scaling </w:t>
      </w:r>
      <w:del w:id="47" w:author="Kelly, Clint Dale" w:date="2026-04-27T10:47:00Z" w16du:dateUtc="2026-04-27T14:47:00Z">
        <w:r w:rsidR="001037E8">
          <w:delText>relationship itself reflects</w:delText>
        </w:r>
      </w:del>
      <w:ins w:id="48" w:author="Kelly, Clint Dale" w:date="2026-04-27T10:47:00Z" w16du:dateUtc="2026-04-27T14:47:00Z">
        <w:r>
          <w:t>relationships reflect</w:t>
        </w:r>
      </w:ins>
      <w:r>
        <w:t xml:space="preserve"> how developmental </w:t>
      </w:r>
      <w:del w:id="49" w:author="Kelly, Clint Dale" w:date="2026-04-27T10:47:00Z" w16du:dateUtc="2026-04-27T14:47:00Z">
        <w:r w:rsidR="001037E8">
          <w:delText>allocation</w:delText>
        </w:r>
      </w:del>
      <w:ins w:id="50" w:author="Kelly, Clint Dale" w:date="2026-04-27T10:47:00Z" w16du:dateUtc="2026-04-27T14:47:00Z">
        <w:r>
          <w:t>processes</w:t>
        </w:r>
      </w:ins>
      <w:r>
        <w:t xml:space="preserve">, functional performance, and selection </w:t>
      </w:r>
      <w:del w:id="51" w:author="Kelly, Clint Dale" w:date="2026-04-27T10:47:00Z" w16du:dateUtc="2026-04-27T14:47:00Z">
        <w:r w:rsidR="001037E8">
          <w:delText>interact to shape</w:delText>
        </w:r>
      </w:del>
      <w:ins w:id="52" w:author="Kelly, Clint Dale" w:date="2026-04-27T10:47:00Z" w16du:dateUtc="2026-04-27T14:47:00Z">
        <w:r>
          <w:t>are associated with patterns of</w:t>
        </w:r>
      </w:ins>
      <w:r>
        <w:t xml:space="preserve"> trait </w:t>
      </w:r>
      <w:del w:id="53" w:author="Kelly, Clint Dale" w:date="2026-04-27T10:47:00Z" w16du:dateUtc="2026-04-27T14:47:00Z">
        <w:r w:rsidR="001037E8">
          <w:delText>architecture</w:delText>
        </w:r>
      </w:del>
      <w:ins w:id="54" w:author="Kelly, Clint Dale" w:date="2026-04-27T10:47:00Z" w16du:dateUtc="2026-04-27T14:47:00Z">
        <w:r>
          <w:t>variation</w:t>
        </w:r>
      </w:ins>
      <w:r>
        <w:t>.</w:t>
      </w:r>
    </w:p>
    <w:p w14:paraId="5513FD4E" w14:textId="77777777" w:rsidR="00DF0C3E" w:rsidRDefault="00120AFF">
      <w:pPr>
        <w:pStyle w:val="BodyText"/>
      </w:pPr>
      <w:ins w:id="55" w:author="Kelly, Clint Dale" w:date="2026-04-27T10:47:00Z" w16du:dateUtc="2026-04-27T14:47:00Z">
        <w:r>
          <w:t xml:space="preserve">Static allometry is typically described by a linear relationship between log-transformed trait size and body size. In this framework, the slope (scaling exponent) describes the strength of covariation between trait size and body size (i.e., size-dependent exaggeration), whereas the intercept (elevation) represents expected trait size at a reference value of body size (e.g., the mean when body size is </w:t>
        </w:r>
        <w:proofErr w:type="spellStart"/>
        <w:r>
          <w:t>centred</w:t>
        </w:r>
        <w:proofErr w:type="spellEnd"/>
        <w:r>
          <w:t xml:space="preserve">). </w:t>
        </w:r>
      </w:ins>
      <w:r>
        <w:t xml:space="preserve">Static allometry can </w:t>
      </w:r>
      <w:ins w:id="56" w:author="Kelly, Clint Dale" w:date="2026-04-27T10:47:00Z" w16du:dateUtc="2026-04-27T14:47:00Z">
        <w:r>
          <w:t xml:space="preserve">therefore </w:t>
        </w:r>
      </w:ins>
      <w:r>
        <w:t xml:space="preserve">diverge </w:t>
      </w:r>
      <w:del w:id="57" w:author="Kelly, Clint Dale" w:date="2026-04-27T10:47:00Z" w16du:dateUtc="2026-04-27T14:47:00Z">
        <w:r w:rsidR="001037E8">
          <w:delText>due to</w:delText>
        </w:r>
      </w:del>
      <w:ins w:id="58" w:author="Kelly, Clint Dale" w:date="2026-04-27T10:47:00Z" w16du:dateUtc="2026-04-27T14:47:00Z">
        <w:r>
          <w:t>through</w:t>
        </w:r>
      </w:ins>
      <w:r>
        <w:t xml:space="preserve"> changes in </w:t>
      </w:r>
      <w:del w:id="59" w:author="Kelly, Clint Dale" w:date="2026-04-27T10:47:00Z" w16du:dateUtc="2026-04-27T14:47:00Z">
        <w:r w:rsidR="001037E8">
          <w:delText>the scaling exponent or the intercept.</w:delText>
        </w:r>
      </w:del>
      <w:ins w:id="60" w:author="Kelly, Clint Dale" w:date="2026-04-27T10:47:00Z" w16du:dateUtc="2026-04-27T14:47:00Z">
        <w:r>
          <w:t>either parameter.</w:t>
        </w:r>
      </w:ins>
      <w:r>
        <w:t xml:space="preserve"> Differences in scaling exponent reflect variation in </w:t>
      </w:r>
      <w:del w:id="61" w:author="Kelly, Clint Dale" w:date="2026-04-27T10:47:00Z" w16du:dateUtc="2026-04-27T14:47:00Z">
        <w:r w:rsidR="001037E8">
          <w:delText>how strongly a</w:delText>
        </w:r>
      </w:del>
      <w:ins w:id="62" w:author="Kelly, Clint Dale" w:date="2026-04-27T10:47:00Z" w16du:dateUtc="2026-04-27T14:47:00Z">
        <w:r>
          <w:t>the strength of covariation between</w:t>
        </w:r>
      </w:ins>
      <w:r>
        <w:t xml:space="preserve"> trait </w:t>
      </w:r>
      <w:del w:id="63" w:author="Kelly, Clint Dale" w:date="2026-04-27T10:47:00Z" w16du:dateUtc="2026-04-27T14:47:00Z">
        <w:r w:rsidR="001037E8">
          <w:delText>responds to</w:delText>
        </w:r>
      </w:del>
      <w:ins w:id="64" w:author="Kelly, Clint Dale" w:date="2026-04-27T10:47:00Z" w16du:dateUtc="2026-04-27T14:47:00Z">
        <w:r>
          <w:t>size and</w:t>
        </w:r>
      </w:ins>
      <w:r>
        <w:t xml:space="preserve"> body size, whereas intercept divergence reflects differences in </w:t>
      </w:r>
      <w:del w:id="65" w:author="Kelly, Clint Dale" w:date="2026-04-27T10:47:00Z" w16du:dateUtc="2026-04-27T14:47:00Z">
        <w:r w:rsidR="001037E8">
          <w:delText>baseline</w:delText>
        </w:r>
      </w:del>
      <w:ins w:id="66" w:author="Kelly, Clint Dale" w:date="2026-04-27T10:47:00Z" w16du:dateUtc="2026-04-27T14:47:00Z">
        <w:r>
          <w:t>expected</w:t>
        </w:r>
      </w:ins>
      <w:r>
        <w:t xml:space="preserve"> trait </w:t>
      </w:r>
      <w:del w:id="67" w:author="Kelly, Clint Dale" w:date="2026-04-27T10:47:00Z" w16du:dateUtc="2026-04-27T14:47:00Z">
        <w:r w:rsidR="001037E8">
          <w:delText>expression</w:delText>
        </w:r>
      </w:del>
      <w:ins w:id="68" w:author="Kelly, Clint Dale" w:date="2026-04-27T10:47:00Z" w16du:dateUtc="2026-04-27T14:47:00Z">
        <w:r>
          <w:t>size</w:t>
        </w:r>
      </w:ins>
      <w:r>
        <w:t xml:space="preserve"> at </w:t>
      </w:r>
      <w:del w:id="69" w:author="Kelly, Clint Dale" w:date="2026-04-27T10:47:00Z" w16du:dateUtc="2026-04-27T14:47:00Z">
        <w:r w:rsidR="001037E8">
          <w:delText>a given</w:delText>
        </w:r>
      </w:del>
      <w:ins w:id="70" w:author="Kelly, Clint Dale" w:date="2026-04-27T10:47:00Z" w16du:dateUtc="2026-04-27T14:47:00Z">
        <w:r>
          <w:t>that reference</w:t>
        </w:r>
      </w:ins>
      <w:r>
        <w:t xml:space="preserve"> body size. These components need not evolve together (Lande 1980; </w:t>
      </w:r>
      <w:proofErr w:type="spellStart"/>
      <w:r>
        <w:t>Cheverud</w:t>
      </w:r>
      <w:proofErr w:type="spellEnd"/>
      <w:r>
        <w:t xml:space="preserve"> 1982; </w:t>
      </w:r>
      <w:proofErr w:type="spellStart"/>
      <w:r>
        <w:t>Pélabon</w:t>
      </w:r>
      <w:proofErr w:type="spellEnd"/>
      <w:r>
        <w:t xml:space="preserve"> et al. 2014). Sexual dimorphism, for example, may arise because males </w:t>
      </w:r>
      <w:r>
        <w:lastRenderedPageBreak/>
        <w:t xml:space="preserve">and females differ in scaling sensitivity, in </w:t>
      </w:r>
      <w:del w:id="71" w:author="Kelly, Clint Dale" w:date="2026-04-27T10:47:00Z" w16du:dateUtc="2026-04-27T14:47:00Z">
        <w:r w:rsidR="001037E8">
          <w:delText>baseline allocation</w:delText>
        </w:r>
      </w:del>
      <w:ins w:id="72" w:author="Kelly, Clint Dale" w:date="2026-04-27T10:47:00Z" w16du:dateUtc="2026-04-27T14:47:00Z">
        <w:r>
          <w:t>expected trait size</w:t>
        </w:r>
      </w:ins>
      <w:r>
        <w:t xml:space="preserve">, or in both. Similarly, alternative male morphs may diverge through elevation shifts while retaining similar scaling exponents, or through </w:t>
      </w:r>
      <w:del w:id="73" w:author="Kelly, Clint Dale" w:date="2026-04-27T10:47:00Z" w16du:dateUtc="2026-04-27T14:47:00Z">
        <w:r w:rsidR="001037E8">
          <w:delText>fundamentally different</w:delText>
        </w:r>
      </w:del>
      <w:ins w:id="74" w:author="Kelly, Clint Dale" w:date="2026-04-27T10:47:00Z" w16du:dateUtc="2026-04-27T14:47:00Z">
        <w:r>
          <w:t>differences in</w:t>
        </w:r>
      </w:ins>
      <w:r>
        <w:t xml:space="preserve"> scaling </w:t>
      </w:r>
      <w:del w:id="75" w:author="Kelly, Clint Dale" w:date="2026-04-27T10:47:00Z" w16du:dateUtc="2026-04-27T14:47:00Z">
        <w:r w:rsidR="001037E8">
          <w:delText>architectures</w:delText>
        </w:r>
      </w:del>
      <w:ins w:id="76" w:author="Kelly, Clint Dale" w:date="2026-04-27T10:47:00Z" w16du:dateUtc="2026-04-27T14:47:00Z">
        <w:r>
          <w:t>relationships</w:t>
        </w:r>
      </w:ins>
      <w:r>
        <w:t xml:space="preserve"> (Tomkins et al. 2005). Distinguishing between slope-based and intercept-based divergence is therefore essential for understanding how exaggerated traits evolve (</w:t>
      </w:r>
      <w:proofErr w:type="spellStart"/>
      <w:r>
        <w:t>Bonduriansky</w:t>
      </w:r>
      <w:proofErr w:type="spellEnd"/>
      <w:r>
        <w:t xml:space="preserve"> </w:t>
      </w:r>
      <w:del w:id="77" w:author="Kelly, Clint Dale" w:date="2026-04-27T10:47:00Z" w16du:dateUtc="2026-04-27T14:47:00Z">
        <w:r w:rsidR="001037E8">
          <w:delText>2007</w:delText>
        </w:r>
      </w:del>
      <w:ins w:id="78" w:author="Kelly, Clint Dale" w:date="2026-04-27T10:47:00Z" w16du:dateUtc="2026-04-27T14:47:00Z">
        <w:r>
          <w:t>2007a</w:t>
        </w:r>
      </w:ins>
      <w:r>
        <w:t xml:space="preserve">; Shingleton and Frankino 2013; </w:t>
      </w:r>
      <w:proofErr w:type="spellStart"/>
      <w:r>
        <w:t>Pélabon</w:t>
      </w:r>
      <w:proofErr w:type="spellEnd"/>
      <w:r>
        <w:t xml:space="preserve"> et al. 2014; Voje 2016).</w:t>
      </w:r>
    </w:p>
    <w:p w14:paraId="7AE971E6" w14:textId="77777777" w:rsidR="00DF0C3E" w:rsidRDefault="00120AFF">
      <w:pPr>
        <w:pStyle w:val="BodyText"/>
      </w:pPr>
      <w:r>
        <w:t xml:space="preserve">Species expressing alternative reproductive phenotypes provide particularly valuable models for examining the structure of allometry. In these species, males adopt discrete morphs that differ in weapon size, behaviour, and mating tactics (Gross 1996; Shuster and Wade 2003; Oliveira et al. 2008). Because morphs share much of their genome and developmental environment, differences in scaling </w:t>
      </w:r>
      <w:del w:id="79" w:author="Kelly, Clint Dale" w:date="2026-04-27T10:47:00Z" w16du:dateUtc="2026-04-27T14:47:00Z">
        <w:r w:rsidR="001037E8">
          <w:delText>architecture</w:delText>
        </w:r>
      </w:del>
      <w:ins w:id="80" w:author="Kelly, Clint Dale" w:date="2026-04-27T10:47:00Z" w16du:dateUtc="2026-04-27T14:47:00Z">
        <w:r>
          <w:t>parameters</w:t>
        </w:r>
      </w:ins>
      <w:r>
        <w:t xml:space="preserve"> can reveal how </w:t>
      </w:r>
      <w:del w:id="81" w:author="Kelly, Clint Dale" w:date="2026-04-27T10:47:00Z" w16du:dateUtc="2026-04-27T14:47:00Z">
        <w:r w:rsidR="001037E8">
          <w:delText xml:space="preserve">developmental pathways partition </w:delText>
        </w:r>
      </w:del>
      <w:r>
        <w:t>exaggeration</w:t>
      </w:r>
      <w:ins w:id="82" w:author="Kelly, Clint Dale" w:date="2026-04-27T10:47:00Z" w16du:dateUtc="2026-04-27T14:47:00Z">
        <w:r>
          <w:t xml:space="preserve"> varies</w:t>
        </w:r>
      </w:ins>
      <w:r>
        <w:t xml:space="preserve"> within a single species. However, empirical analyses of morph-specific static allometry remain scarce, and even fewer studies have investigated how environmental factors influence both slopes and intercepts in polymorphic systems (Kochensparger et al. 2024</w:t>
      </w:r>
      <w:ins w:id="83" w:author="Kelly, Clint Dale" w:date="2026-04-27T10:47:00Z" w16du:dateUtc="2026-04-27T14:47:00Z">
        <w:r>
          <w:t>; Kelly 2026</w:t>
        </w:r>
      </w:ins>
      <w:r>
        <w:t>).</w:t>
      </w:r>
    </w:p>
    <w:p w14:paraId="4BB88902" w14:textId="77777777" w:rsidR="00C02A88" w:rsidRDefault="001037E8">
      <w:pPr>
        <w:pStyle w:val="BodyText"/>
        <w:rPr>
          <w:del w:id="84" w:author="Kelly, Clint Dale" w:date="2026-04-27T10:47:00Z" w16du:dateUtc="2026-04-27T14:47:00Z"/>
        </w:rPr>
      </w:pPr>
      <w:del w:id="85" w:author="Kelly, Clint Dale" w:date="2026-04-27T10:47:00Z" w16du:dateUtc="2026-04-27T14:47:00Z">
        <w:r>
          <w:delText>The European earwig (</w:delText>
        </w:r>
        <w:r>
          <w:rPr>
            <w:i/>
            <w:iCs/>
          </w:rPr>
          <w:delText>Forficula auricularia</w:delText>
        </w:r>
        <w:r>
          <w:delText>) serves as a classic example of male weapon polymorphism.</w:delText>
        </w:r>
      </w:del>
      <w:moveFromRangeStart w:id="86" w:author="Kelly, Clint Dale" w:date="2026-04-27T10:47:00Z" w:name="move228179280"/>
      <w:moveFrom w:id="87" w:author="Kelly, Clint Dale" w:date="2026-04-27T10:47:00Z" w16du:dateUtc="2026-04-27T14:47:00Z">
        <w:r w:rsidR="00120AFF">
          <w:t xml:space="preserve"> Males express discrete forceps morphs that vary considerably in size and curvature, commonly referred to as macrolabic and brachylabic forms (Simmons and Tomkins 1996; Tomkins et al. </w:t>
        </w:r>
      </w:moveFrom>
      <w:moveFromRangeEnd w:id="86"/>
      <w:del w:id="88" w:author="Kelly, Clint Dale" w:date="2026-04-27T10:47:00Z" w16du:dateUtc="2026-04-27T14:47:00Z">
        <w:r>
          <w:delText>2005).</w:delText>
        </w:r>
      </w:del>
      <w:moveFromRangeStart w:id="89" w:author="Kelly, Clint Dale" w:date="2026-04-27T10:47:00Z" w:name="move228179281"/>
      <w:moveFrom w:id="90" w:author="Kelly, Clint Dale" w:date="2026-04-27T10:47:00Z" w16du:dateUtc="2026-04-27T14:47:00Z">
        <w:r w:rsidR="00120AFF">
          <w:t xml:space="preserve"> Forceps function both as sexual weapons during male–male interactions and as defensive structures, making them traits with dual roles (Kamimura 2014; Meunier 2024). Previous work has documented morph-specific differences in forceps exaggeration and scaling, suggesting that divergence occurs not only in absolute size but </w:t>
        </w:r>
      </w:moveFrom>
      <w:moveFromRangeEnd w:id="89"/>
      <w:del w:id="91" w:author="Kelly, Clint Dale" w:date="2026-04-27T10:47:00Z" w16du:dateUtc="2026-04-27T14:47:00Z">
        <w:r>
          <w:delText xml:space="preserve">potentially in scaling architecture. Nonetheless, most studies have primarily compared static </w:delText>
        </w:r>
        <w:r>
          <w:lastRenderedPageBreak/>
          <w:delText>slopes, with less focus on intercept divergence, environmental sensitivity of scaling parameters, and variation among families.</w:delText>
        </w:r>
      </w:del>
    </w:p>
    <w:p w14:paraId="68C37937" w14:textId="77777777" w:rsidR="00DF0C3E" w:rsidRDefault="00120AFF">
      <w:pPr>
        <w:pStyle w:val="BodyText"/>
      </w:pPr>
      <w:r>
        <w:t xml:space="preserve">Environmental conditions can influence </w:t>
      </w:r>
      <w:del w:id="92" w:author="Kelly, Clint Dale" w:date="2026-04-27T10:47:00Z" w16du:dateUtc="2026-04-27T14:47:00Z">
        <w:r w:rsidR="001037E8">
          <w:delText>developmental allocation</w:delText>
        </w:r>
      </w:del>
      <w:ins w:id="93" w:author="Kelly, Clint Dale" w:date="2026-04-27T10:47:00Z" w16du:dateUtc="2026-04-27T14:47:00Z">
        <w:r>
          <w:t>trait and body size variation</w:t>
        </w:r>
      </w:ins>
      <w:r>
        <w:t xml:space="preserve"> and consequently reshape static allometries (Emlen 1997; Frankino et al. 2005; Shingleton et al. 2007). Nutritional stress may </w:t>
      </w:r>
      <w:del w:id="94" w:author="Kelly, Clint Dale" w:date="2026-04-27T10:47:00Z" w16du:dateUtc="2026-04-27T14:47:00Z">
        <w:r w:rsidR="001037E8">
          <w:delText>decrease baseline investment in exaggerated traits, lowering</w:delText>
        </w:r>
      </w:del>
      <w:ins w:id="95" w:author="Kelly, Clint Dale" w:date="2026-04-27T10:47:00Z" w16du:dateUtc="2026-04-27T14:47:00Z">
        <w:r>
          <w:t>reduce expected trait size at a given body size, leading to lower</w:t>
        </w:r>
      </w:ins>
      <w:r>
        <w:t xml:space="preserve"> intercepts, whereas social factors such as rearing density could alter </w:t>
      </w:r>
      <w:del w:id="96" w:author="Kelly, Clint Dale" w:date="2026-04-27T10:47:00Z" w16du:dateUtc="2026-04-27T14:47:00Z">
        <w:r w:rsidR="001037E8">
          <w:delText xml:space="preserve">competitive allocation </w:delText>
        </w:r>
      </w:del>
      <w:r>
        <w:t>patterns</w:t>
      </w:r>
      <w:del w:id="97" w:author="Kelly, Clint Dale" w:date="2026-04-27T10:47:00Z" w16du:dateUtc="2026-04-27T14:47:00Z">
        <w:r w:rsidR="001037E8">
          <w:delText>. Effects</w:delText>
        </w:r>
      </w:del>
      <w:r>
        <w:t xml:space="preserve"> of </w:t>
      </w:r>
      <w:del w:id="98" w:author="Kelly, Clint Dale" w:date="2026-04-27T10:47:00Z" w16du:dateUtc="2026-04-27T14:47:00Z">
        <w:r w:rsidR="001037E8">
          <w:delText>the environment</w:delText>
        </w:r>
      </w:del>
      <w:ins w:id="99" w:author="Kelly, Clint Dale" w:date="2026-04-27T10:47:00Z" w16du:dateUtc="2026-04-27T14:47:00Z">
        <w:r>
          <w:t>trait expression relative to body size. Environmental effects</w:t>
        </w:r>
      </w:ins>
      <w:r>
        <w:t xml:space="preserve"> on scaling exponents would </w:t>
      </w:r>
      <w:del w:id="100" w:author="Kelly, Clint Dale" w:date="2026-04-27T10:47:00Z" w16du:dateUtc="2026-04-27T14:47:00Z">
        <w:r w:rsidR="001037E8">
          <w:delText>suggest</w:delText>
        </w:r>
      </w:del>
      <w:ins w:id="101" w:author="Kelly, Clint Dale" w:date="2026-04-27T10:47:00Z" w16du:dateUtc="2026-04-27T14:47:00Z">
        <w:r>
          <w:t>indicate</w:t>
        </w:r>
      </w:ins>
      <w:r>
        <w:t xml:space="preserve"> plasticity in the </w:t>
      </w:r>
      <w:del w:id="102" w:author="Kelly, Clint Dale" w:date="2026-04-27T10:47:00Z" w16du:dateUtc="2026-04-27T14:47:00Z">
        <w:r w:rsidR="001037E8">
          <w:delText xml:space="preserve">trait-to-body size </w:delText>
        </w:r>
      </w:del>
      <w:r>
        <w:t>relationship</w:t>
      </w:r>
      <w:ins w:id="103" w:author="Kelly, Clint Dale" w:date="2026-04-27T10:47:00Z" w16du:dateUtc="2026-04-27T14:47:00Z">
        <w:r>
          <w:t xml:space="preserve"> between trait size and body size</w:t>
        </w:r>
      </w:ins>
      <w:r>
        <w:t xml:space="preserve">, whereas consistent slopes across environments would imply </w:t>
      </w:r>
      <w:proofErr w:type="spellStart"/>
      <w:r>
        <w:t>canalisation</w:t>
      </w:r>
      <w:proofErr w:type="spellEnd"/>
      <w:r>
        <w:t xml:space="preserve"> of </w:t>
      </w:r>
      <w:del w:id="104" w:author="Kelly, Clint Dale" w:date="2026-04-27T10:47:00Z" w16du:dateUtc="2026-04-27T14:47:00Z">
        <w:r w:rsidR="001037E8">
          <w:delText xml:space="preserve">the </w:delText>
        </w:r>
      </w:del>
      <w:r>
        <w:t xml:space="preserve">scaling </w:t>
      </w:r>
      <w:del w:id="105" w:author="Kelly, Clint Dale" w:date="2026-04-27T10:47:00Z" w16du:dateUtc="2026-04-27T14:47:00Z">
        <w:r w:rsidR="001037E8">
          <w:delText>architecture</w:delText>
        </w:r>
      </w:del>
      <w:ins w:id="106" w:author="Kelly, Clint Dale" w:date="2026-04-27T10:47:00Z" w16du:dateUtc="2026-04-27T14:47:00Z">
        <w:r>
          <w:t>relationships</w:t>
        </w:r>
      </w:ins>
      <w:r>
        <w:t xml:space="preserve"> (Frankino et al. 2005; Shingleton et al. 2007; </w:t>
      </w:r>
      <w:proofErr w:type="spellStart"/>
      <w:r>
        <w:t>Nijhout</w:t>
      </w:r>
      <w:proofErr w:type="spellEnd"/>
      <w:r>
        <w:t xml:space="preserve"> and German 2012). Determining whether environmental variation modifies intercepts, slopes, or both is therefore crucial </w:t>
      </w:r>
      <w:del w:id="107" w:author="Kelly, Clint Dale" w:date="2026-04-27T10:47:00Z" w16du:dateUtc="2026-04-27T14:47:00Z">
        <w:r w:rsidR="001037E8">
          <w:delText>to</w:delText>
        </w:r>
      </w:del>
      <w:ins w:id="108" w:author="Kelly, Clint Dale" w:date="2026-04-27T10:47:00Z" w16du:dateUtc="2026-04-27T14:47:00Z">
        <w:r>
          <w:t>for</w:t>
        </w:r>
      </w:ins>
      <w:r>
        <w:t xml:space="preserve"> evaluating the</w:t>
      </w:r>
      <w:del w:id="109" w:author="Kelly, Clint Dale" w:date="2026-04-27T10:47:00Z" w16du:dateUtc="2026-04-27T14:47:00Z">
        <w:r w:rsidR="001037E8">
          <w:delText xml:space="preserve"> developmental</w:delText>
        </w:r>
      </w:del>
      <w:r>
        <w:t xml:space="preserve"> flexibility of trait exaggeration. Complementary structural modelling of the same study system demonstrates that environmental effects on forceps size are transmitted both indirectly via body size and directly through trait-specific </w:t>
      </w:r>
      <w:del w:id="110" w:author="Kelly, Clint Dale" w:date="2026-04-27T10:47:00Z" w16du:dateUtc="2026-04-27T14:47:00Z">
        <w:r w:rsidR="001037E8">
          <w:delText>allocation</w:delText>
        </w:r>
      </w:del>
      <w:ins w:id="111" w:author="Kelly, Clint Dale" w:date="2026-04-27T10:47:00Z" w16du:dateUtc="2026-04-27T14:47:00Z">
        <w:r>
          <w:t>processes</w:t>
        </w:r>
      </w:ins>
      <w:r>
        <w:t>, particularly in males (Ozkan and Kelly submitted).</w:t>
      </w:r>
    </w:p>
    <w:p w14:paraId="2E0E2C24" w14:textId="77777777" w:rsidR="00DF0C3E" w:rsidRDefault="001037E8">
      <w:pPr>
        <w:pStyle w:val="BodyText"/>
      </w:pPr>
      <w:del w:id="112" w:author="Kelly, Clint Dale" w:date="2026-04-27T10:47:00Z" w16du:dateUtc="2026-04-27T14:47:00Z">
        <w:r>
          <w:delText>Besides</w:delText>
        </w:r>
      </w:del>
      <w:ins w:id="113" w:author="Kelly, Clint Dale" w:date="2026-04-27T10:47:00Z" w16du:dateUtc="2026-04-27T14:47:00Z">
        <w:r w:rsidR="00120AFF">
          <w:t>Beyond</w:t>
        </w:r>
      </w:ins>
      <w:r w:rsidR="00120AFF">
        <w:t xml:space="preserve"> sex, morph, and environment, variation among </w:t>
      </w:r>
      <w:ins w:id="114" w:author="Kelly, Clint Dale" w:date="2026-04-27T10:47:00Z" w16du:dateUtc="2026-04-27T14:47:00Z">
        <w:r w:rsidR="00120AFF">
          <w:t xml:space="preserve">maternal </w:t>
        </w:r>
      </w:ins>
      <w:r w:rsidR="00120AFF">
        <w:t xml:space="preserve">families </w:t>
      </w:r>
      <w:ins w:id="115" w:author="Kelly, Clint Dale" w:date="2026-04-27T10:47:00Z" w16du:dateUtc="2026-04-27T14:47:00Z">
        <w:r w:rsidR="00120AFF">
          <w:t xml:space="preserve">of related individuals </w:t>
        </w:r>
      </w:ins>
      <w:r w:rsidR="00120AFF">
        <w:t xml:space="preserve">offers insights into the </w:t>
      </w:r>
      <w:del w:id="116" w:author="Kelly, Clint Dale" w:date="2026-04-27T10:47:00Z" w16du:dateUtc="2026-04-27T14:47:00Z">
        <w:r>
          <w:delText>integration</w:delText>
        </w:r>
      </w:del>
      <w:ins w:id="117" w:author="Kelly, Clint Dale" w:date="2026-04-27T10:47:00Z" w16du:dateUtc="2026-04-27T14:47:00Z">
        <w:r w:rsidR="00120AFF">
          <w:t>structure</w:t>
        </w:r>
      </w:ins>
      <w:r w:rsidR="00120AFF">
        <w:t xml:space="preserve"> of scaling </w:t>
      </w:r>
      <w:del w:id="118" w:author="Kelly, Clint Dale" w:date="2026-04-27T10:47:00Z" w16du:dateUtc="2026-04-27T14:47:00Z">
        <w:r>
          <w:delText>architecture.</w:delText>
        </w:r>
      </w:del>
      <w:ins w:id="119" w:author="Kelly, Clint Dale" w:date="2026-04-27T10:47:00Z" w16du:dateUtc="2026-04-27T14:47:00Z">
        <w:r w:rsidR="00120AFF">
          <w:t>relationships.</w:t>
        </w:r>
      </w:ins>
      <w:r w:rsidR="00120AFF">
        <w:t xml:space="preserve"> Intercept and slope may covary across lineages if </w:t>
      </w:r>
      <w:ins w:id="120" w:author="Kelly, Clint Dale" w:date="2026-04-27T10:47:00Z" w16du:dateUtc="2026-04-27T14:47:00Z">
        <w:r w:rsidR="00120AFF">
          <w:t xml:space="preserve">shared genetic or </w:t>
        </w:r>
      </w:ins>
      <w:r w:rsidR="00120AFF">
        <w:t xml:space="preserve">developmental </w:t>
      </w:r>
      <w:del w:id="121" w:author="Kelly, Clint Dale" w:date="2026-04-27T10:47:00Z" w16du:dateUtc="2026-04-27T14:47:00Z">
        <w:r>
          <w:delText>processes jointly regulate baseline allocation</w:delText>
        </w:r>
      </w:del>
      <w:ins w:id="122" w:author="Kelly, Clint Dale" w:date="2026-04-27T10:47:00Z" w16du:dateUtc="2026-04-27T14:47:00Z">
        <w:r w:rsidR="00120AFF">
          <w:t>factors influence both expected trait size</w:t>
        </w:r>
      </w:ins>
      <w:r w:rsidR="00120AFF">
        <w:t xml:space="preserve"> and </w:t>
      </w:r>
      <w:del w:id="123" w:author="Kelly, Clint Dale" w:date="2026-04-27T10:47:00Z" w16du:dateUtc="2026-04-27T14:47:00Z">
        <w:r>
          <w:delText>scaling sensitivity</w:delText>
        </w:r>
      </w:del>
      <w:ins w:id="124" w:author="Kelly, Clint Dale" w:date="2026-04-27T10:47:00Z" w16du:dateUtc="2026-04-27T14:47:00Z">
        <w:r w:rsidR="00120AFF">
          <w:t>the strength of covariation with body size</w:t>
        </w:r>
      </w:ins>
      <w:r w:rsidR="00120AFF">
        <w:t xml:space="preserve"> (Lande 1980; Hansen and Houle 2008; Klingenberg 2008; </w:t>
      </w:r>
      <w:proofErr w:type="spellStart"/>
      <w:r w:rsidR="00120AFF">
        <w:t>Pélabon</w:t>
      </w:r>
      <w:proofErr w:type="spellEnd"/>
      <w:r w:rsidR="00120AFF">
        <w:t xml:space="preserve"> et al. 2014). A positive intercept–slope covariance indicates that </w:t>
      </w:r>
      <w:r w:rsidR="00120AFF">
        <w:lastRenderedPageBreak/>
        <w:t xml:space="preserve">families producing relatively larger weapons at average body size also </w:t>
      </w:r>
      <w:del w:id="125" w:author="Kelly, Clint Dale" w:date="2026-04-27T10:47:00Z" w16du:dateUtc="2026-04-27T14:47:00Z">
        <w:r>
          <w:delText>have</w:delText>
        </w:r>
      </w:del>
      <w:ins w:id="126" w:author="Kelly, Clint Dale" w:date="2026-04-27T10:47:00Z" w16du:dateUtc="2026-04-27T14:47:00Z">
        <w:r w:rsidR="00120AFF">
          <w:t>exhibit</w:t>
        </w:r>
      </w:ins>
      <w:r w:rsidR="00120AFF">
        <w:t xml:space="preserve"> steeper scaling relationships, reflecting </w:t>
      </w:r>
      <w:del w:id="127" w:author="Kelly, Clint Dale" w:date="2026-04-27T10:47:00Z" w16du:dateUtc="2026-04-27T14:47:00Z">
        <w:r>
          <w:delText>integrated exaggeration architecture</w:delText>
        </w:r>
      </w:del>
      <w:ins w:id="128" w:author="Kelly, Clint Dale" w:date="2026-04-27T10:47:00Z" w16du:dateUtc="2026-04-27T14:47:00Z">
        <w:r w:rsidR="00120AFF">
          <w:t>coordinated variation in trait expression</w:t>
        </w:r>
      </w:ins>
      <w:r w:rsidR="00120AFF">
        <w:t xml:space="preserve"> (</w:t>
      </w:r>
      <w:proofErr w:type="spellStart"/>
      <w:r w:rsidR="00120AFF">
        <w:t>Bonduriansky</w:t>
      </w:r>
      <w:proofErr w:type="spellEnd"/>
      <w:r w:rsidR="00120AFF">
        <w:t xml:space="preserve"> and Day 2003; Hansen and Houle 2008; </w:t>
      </w:r>
      <w:proofErr w:type="spellStart"/>
      <w:r w:rsidR="00120AFF">
        <w:t>Pélabon</w:t>
      </w:r>
      <w:proofErr w:type="spellEnd"/>
      <w:r w:rsidR="00120AFF">
        <w:t xml:space="preserve"> et al. 2014). Conversely, independence between parameters suggests modularity or </w:t>
      </w:r>
      <w:del w:id="129" w:author="Kelly, Clint Dale" w:date="2026-04-27T10:47:00Z" w16du:dateUtc="2026-04-27T14:47:00Z">
        <w:r>
          <w:delText>developmental</w:delText>
        </w:r>
      </w:del>
      <w:ins w:id="130" w:author="Kelly, Clint Dale" w:date="2026-04-27T10:47:00Z" w16du:dateUtc="2026-04-27T14:47:00Z">
        <w:r w:rsidR="00120AFF">
          <w:t>relative</w:t>
        </w:r>
      </w:ins>
      <w:r w:rsidR="00120AFF">
        <w:t xml:space="preserve"> decoupling of </w:t>
      </w:r>
      <w:del w:id="131" w:author="Kelly, Clint Dale" w:date="2026-04-27T10:47:00Z" w16du:dateUtc="2026-04-27T14:47:00Z">
        <w:r>
          <w:delText>baseline exaggeration and scaling sensitivity</w:delText>
        </w:r>
      </w:del>
      <w:ins w:id="132" w:author="Kelly, Clint Dale" w:date="2026-04-27T10:47:00Z" w16du:dateUtc="2026-04-27T14:47:00Z">
        <w:r w:rsidR="00120AFF">
          <w:t>these components</w:t>
        </w:r>
      </w:ins>
      <w:r w:rsidR="00120AFF">
        <w:t>.</w:t>
      </w:r>
    </w:p>
    <w:p w14:paraId="70C02FE6" w14:textId="77777777" w:rsidR="00DF0C3E" w:rsidRDefault="00120AFF">
      <w:pPr>
        <w:pStyle w:val="BodyText"/>
        <w:rPr>
          <w:ins w:id="133" w:author="Kelly, Clint Dale" w:date="2026-04-27T10:47:00Z" w16du:dateUtc="2026-04-27T14:47:00Z"/>
        </w:rPr>
      </w:pPr>
      <w:ins w:id="134" w:author="Kelly, Clint Dale" w:date="2026-04-27T10:47:00Z" w16du:dateUtc="2026-04-27T14:47:00Z">
        <w:r>
          <w:t>The European earwig (</w:t>
        </w:r>
        <w:proofErr w:type="spellStart"/>
        <w:r>
          <w:rPr>
            <w:i/>
            <w:iCs/>
          </w:rPr>
          <w:t>Forficula</w:t>
        </w:r>
        <w:proofErr w:type="spellEnd"/>
        <w:r>
          <w:rPr>
            <w:i/>
            <w:iCs/>
          </w:rPr>
          <w:t xml:space="preserve"> </w:t>
        </w:r>
        <w:proofErr w:type="spellStart"/>
        <w:r>
          <w:rPr>
            <w:i/>
            <w:iCs/>
          </w:rPr>
          <w:t>auricularia</w:t>
        </w:r>
        <w:proofErr w:type="spellEnd"/>
        <w:r>
          <w:t>) provides a powerful system for integrating these perspectives on static allometry.</w:t>
        </w:r>
      </w:ins>
      <w:moveToRangeStart w:id="135" w:author="Kelly, Clint Dale" w:date="2026-04-27T10:47:00Z" w:name="move228179280"/>
      <w:moveTo w:id="136" w:author="Kelly, Clint Dale" w:date="2026-04-27T10:47:00Z" w16du:dateUtc="2026-04-27T14:47:00Z">
        <w:r>
          <w:t xml:space="preserve"> Males express discrete forceps morphs that vary considerably in size and curvature, commonly referred to as macrolabic and brachylabic forms (Simmons and Tomkins 1996; Tomkins et al. </w:t>
        </w:r>
      </w:moveTo>
      <w:moveToRangeEnd w:id="135"/>
      <w:ins w:id="137" w:author="Kelly, Clint Dale" w:date="2026-04-27T10:47:00Z" w16du:dateUtc="2026-04-27T14:47:00Z">
        <w:r>
          <w:t>2005) (</w:t>
        </w:r>
        <w:r w:rsidR="00DF0C3E">
          <w:fldChar w:fldCharType="begin"/>
        </w:r>
        <w:r w:rsidR="00DF0C3E">
          <w:instrText>HYPERLINK \l "fig-one" \h</w:instrText>
        </w:r>
        <w:r w:rsidR="00DF0C3E">
          <w:fldChar w:fldCharType="separate"/>
        </w:r>
        <w:r w:rsidR="00DF0C3E">
          <w:rPr>
            <w:rStyle w:val="Hyperlink"/>
          </w:rPr>
          <w:t>Figure 1</w:t>
        </w:r>
        <w:r w:rsidR="00DF0C3E">
          <w:fldChar w:fldCharType="end"/>
        </w:r>
        <w:r>
          <w:t>).</w:t>
        </w:r>
      </w:ins>
      <w:moveToRangeStart w:id="138" w:author="Kelly, Clint Dale" w:date="2026-04-27T10:47:00Z" w:name="move228179281"/>
      <w:moveTo w:id="139" w:author="Kelly, Clint Dale" w:date="2026-04-27T10:47:00Z" w16du:dateUtc="2026-04-27T14:47:00Z">
        <w:r>
          <w:t xml:space="preserve"> Forceps function both as sexual weapons during male–male interactions and as defensive structures, making them traits with dual roles (Kamimura 2014; Meunier 2024). Previous work has documented morph-specific differences in forceps exaggeration and scaling, suggesting that divergence occurs not only in absolute size but </w:t>
        </w:r>
      </w:moveTo>
      <w:moveToRangeEnd w:id="138"/>
      <w:ins w:id="140" w:author="Kelly, Clint Dale" w:date="2026-04-27T10:47:00Z" w16du:dateUtc="2026-04-27T14:47:00Z">
        <w:r>
          <w:t>also potentially in scaling relationships. Nonetheless, most studies have primarily compared static slopes, with less attention to intercept divergence, environmental sensitivity of scaling parameters, and variation among families.</w:t>
        </w:r>
      </w:ins>
    </w:p>
    <w:p w14:paraId="17FA8E0E" w14:textId="77777777" w:rsidR="00DF0C3E" w:rsidRDefault="00120AFF">
      <w:pPr>
        <w:pStyle w:val="BodyText"/>
      </w:pPr>
      <w:r>
        <w:t xml:space="preserve">Here, we quantify sex-specific and morph-specific static allometries of forceps length in </w:t>
      </w:r>
      <w:r>
        <w:rPr>
          <w:i/>
          <w:iCs/>
        </w:rPr>
        <w:t xml:space="preserve">F. </w:t>
      </w:r>
      <w:proofErr w:type="spellStart"/>
      <w:r>
        <w:rPr>
          <w:i/>
          <w:iCs/>
        </w:rPr>
        <w:t>auricularia</w:t>
      </w:r>
      <w:proofErr w:type="spellEnd"/>
      <w:r>
        <w:t xml:space="preserve"> under experimentally manipulated diet and density. Rather than treating the scaling exponent as </w:t>
      </w:r>
      <w:del w:id="141" w:author="Kelly, Clint Dale" w:date="2026-04-27T10:47:00Z" w16du:dateUtc="2026-04-27T14:47:00Z">
        <w:r w:rsidR="001037E8">
          <w:delText xml:space="preserve">a </w:delText>
        </w:r>
      </w:del>
      <w:r>
        <w:t>fixed</w:t>
      </w:r>
      <w:del w:id="142" w:author="Kelly, Clint Dale" w:date="2026-04-27T10:47:00Z" w16du:dateUtc="2026-04-27T14:47:00Z">
        <w:r w:rsidR="001037E8">
          <w:delText xml:space="preserve"> trait descriptor</w:delText>
        </w:r>
      </w:del>
      <w:r>
        <w:t xml:space="preserve">, we test whether it </w:t>
      </w:r>
      <w:del w:id="143" w:author="Kelly, Clint Dale" w:date="2026-04-27T10:47:00Z" w16du:dateUtc="2026-04-27T14:47:00Z">
        <w:r w:rsidR="001037E8">
          <w:delText>functions as a condition-sensitive developmental parameter structured</w:delText>
        </w:r>
      </w:del>
      <w:ins w:id="144" w:author="Kelly, Clint Dale" w:date="2026-04-27T10:47:00Z" w16du:dateUtc="2026-04-27T14:47:00Z">
        <w:r>
          <w:t>varies</w:t>
        </w:r>
      </w:ins>
      <w:r>
        <w:t xml:space="preserve"> across biological levels</w:t>
      </w:r>
      <w:ins w:id="145" w:author="Kelly, Clint Dale" w:date="2026-04-27T10:47:00Z" w16du:dateUtc="2026-04-27T14:47:00Z">
        <w:r>
          <w:t xml:space="preserve"> and environmental conditions</w:t>
        </w:r>
      </w:ins>
      <w:r>
        <w:t xml:space="preserve">. Specifically, we investigate whether sexual dimorphism in weapon exaggeration results from divergence in the scaling exponent, intercept, or both; whether macrolabic and brachylabic males differ mainly in </w:t>
      </w:r>
      <w:del w:id="146" w:author="Kelly, Clint Dale" w:date="2026-04-27T10:47:00Z" w16du:dateUtc="2026-04-27T14:47:00Z">
        <w:r w:rsidR="001037E8">
          <w:delText>baseline allocation</w:delText>
        </w:r>
      </w:del>
      <w:ins w:id="147" w:author="Kelly, Clint Dale" w:date="2026-04-27T10:47:00Z" w16du:dateUtc="2026-04-27T14:47:00Z">
        <w:r>
          <w:t>expected trait size</w:t>
        </w:r>
      </w:ins>
      <w:r>
        <w:t xml:space="preserve"> or in the </w:t>
      </w:r>
      <w:del w:id="148" w:author="Kelly, Clint Dale" w:date="2026-04-27T10:47:00Z" w16du:dateUtc="2026-04-27T14:47:00Z">
        <w:r w:rsidR="001037E8">
          <w:delText>sensitivity</w:delText>
        </w:r>
      </w:del>
      <w:ins w:id="149" w:author="Kelly, Clint Dale" w:date="2026-04-27T10:47:00Z" w16du:dateUtc="2026-04-27T14:47:00Z">
        <w:r>
          <w:t>strength</w:t>
        </w:r>
      </w:ins>
      <w:r>
        <w:t xml:space="preserve"> of </w:t>
      </w:r>
      <w:ins w:id="150" w:author="Kelly, Clint Dale" w:date="2026-04-27T10:47:00Z" w16du:dateUtc="2026-04-27T14:47:00Z">
        <w:r>
          <w:t xml:space="preserve">covariation </w:t>
        </w:r>
        <w:r>
          <w:lastRenderedPageBreak/>
          <w:t xml:space="preserve">between </w:t>
        </w:r>
      </w:ins>
      <w:r>
        <w:t xml:space="preserve">forceps </w:t>
      </w:r>
      <w:del w:id="151" w:author="Kelly, Clint Dale" w:date="2026-04-27T10:47:00Z" w16du:dateUtc="2026-04-27T14:47:00Z">
        <w:r w:rsidR="001037E8">
          <w:delText>growth to</w:delText>
        </w:r>
      </w:del>
      <w:ins w:id="152" w:author="Kelly, Clint Dale" w:date="2026-04-27T10:47:00Z" w16du:dateUtc="2026-04-27T14:47:00Z">
        <w:r>
          <w:t>size and</w:t>
        </w:r>
      </w:ins>
      <w:r>
        <w:t xml:space="preserve"> body size; and whether larval environmental conditions influence intercepts, slopes, or their covariance. Finally, by estimating </w:t>
      </w:r>
      <w:del w:id="153" w:author="Kelly, Clint Dale" w:date="2026-04-27T10:47:00Z" w16du:dateUtc="2026-04-27T14:47:00Z">
        <w:r w:rsidR="001037E8">
          <w:delText>variance</w:delText>
        </w:r>
      </w:del>
      <w:ins w:id="154" w:author="Kelly, Clint Dale" w:date="2026-04-27T10:47:00Z" w16du:dateUtc="2026-04-27T14:47:00Z">
        <w:r>
          <w:t>variation</w:t>
        </w:r>
      </w:ins>
      <w:r>
        <w:t xml:space="preserve"> among families in intercepts and scaling exponents, we </w:t>
      </w:r>
      <w:del w:id="155" w:author="Kelly, Clint Dale" w:date="2026-04-27T10:47:00Z" w16du:dateUtc="2026-04-27T14:47:00Z">
        <w:r w:rsidR="001037E8">
          <w:delText>determine</w:delText>
        </w:r>
      </w:del>
      <w:ins w:id="156" w:author="Kelly, Clint Dale" w:date="2026-04-27T10:47:00Z" w16du:dateUtc="2026-04-27T14:47:00Z">
        <w:r>
          <w:t>assess</w:t>
        </w:r>
      </w:ins>
      <w:r>
        <w:t xml:space="preserve"> whether </w:t>
      </w:r>
      <w:del w:id="157" w:author="Kelly, Clint Dale" w:date="2026-04-27T10:47:00Z" w16du:dateUtc="2026-04-27T14:47:00Z">
        <w:r w:rsidR="001037E8">
          <w:delText>baseline exaggeration and size sensitivity are developmentally integrated</w:delText>
        </w:r>
      </w:del>
      <w:ins w:id="158" w:author="Kelly, Clint Dale" w:date="2026-04-27T10:47:00Z" w16du:dateUtc="2026-04-27T14:47:00Z">
        <w:r>
          <w:t>these components of scaling relationships covary across shared backgrounds</w:t>
        </w:r>
      </w:ins>
      <w:r>
        <w:t xml:space="preserve">. Through integrating sex, morph, environment, and family components within a unified hierarchical framework, we </w:t>
      </w:r>
      <w:del w:id="159" w:author="Kelly, Clint Dale" w:date="2026-04-27T10:47:00Z" w16du:dateUtc="2026-04-27T14:47:00Z">
        <w:r w:rsidR="001037E8">
          <w:delText>assess</w:delText>
        </w:r>
      </w:del>
      <w:ins w:id="160" w:author="Kelly, Clint Dale" w:date="2026-04-27T10:47:00Z" w16du:dateUtc="2026-04-27T14:47:00Z">
        <w:r>
          <w:t>evaluate</w:t>
        </w:r>
      </w:ins>
      <w:r>
        <w:t xml:space="preserve"> whether static allometry is </w:t>
      </w:r>
      <w:ins w:id="161" w:author="Kelly, Clint Dale" w:date="2026-04-27T10:47:00Z" w16du:dateUtc="2026-04-27T14:47:00Z">
        <w:r>
          <w:t xml:space="preserve">best </w:t>
        </w:r>
        <w:proofErr w:type="spellStart"/>
        <w:r>
          <w:t>characterised</w:t>
        </w:r>
        <w:proofErr w:type="spellEnd"/>
        <w:r>
          <w:t xml:space="preserve"> as </w:t>
        </w:r>
      </w:ins>
      <w:r>
        <w:t xml:space="preserve">a stable </w:t>
      </w:r>
      <w:del w:id="162" w:author="Kelly, Clint Dale" w:date="2026-04-27T10:47:00Z" w16du:dateUtc="2026-04-27T14:47:00Z">
        <w:r w:rsidR="001037E8">
          <w:delText>architectural constant</w:delText>
        </w:r>
      </w:del>
      <w:ins w:id="163" w:author="Kelly, Clint Dale" w:date="2026-04-27T10:47:00Z" w16du:dateUtc="2026-04-27T14:47:00Z">
        <w:r>
          <w:t>descriptor</w:t>
        </w:r>
      </w:ins>
      <w:r>
        <w:t xml:space="preserve"> or </w:t>
      </w:r>
      <w:ins w:id="164" w:author="Kelly, Clint Dale" w:date="2026-04-27T10:47:00Z" w16du:dateUtc="2026-04-27T14:47:00Z">
        <w:r>
          <w:t xml:space="preserve">as </w:t>
        </w:r>
      </w:ins>
      <w:r>
        <w:t xml:space="preserve">an emergent property of </w:t>
      </w:r>
      <w:del w:id="165" w:author="Kelly, Clint Dale" w:date="2026-04-27T10:47:00Z" w16du:dateUtc="2026-04-27T14:47:00Z">
        <w:r w:rsidR="001037E8">
          <w:delText>layered growth regulation</w:delText>
        </w:r>
      </w:del>
      <w:ins w:id="166" w:author="Kelly, Clint Dale" w:date="2026-04-27T10:47:00Z" w16du:dateUtc="2026-04-27T14:47:00Z">
        <w:r>
          <w:t>multiple sources of variation</w:t>
        </w:r>
      </w:ins>
      <w:r>
        <w:t xml:space="preserve"> (see also Simmons and Tomkins 1996; Tomkins et al. 2005; Kelly 2026).</w:t>
      </w:r>
    </w:p>
    <w:p w14:paraId="02288089" w14:textId="77777777" w:rsidR="00DF0C3E" w:rsidRDefault="00120AFF">
      <w:pPr>
        <w:pStyle w:val="Heading1"/>
      </w:pPr>
      <w:bookmarkStart w:id="167" w:name="methods"/>
      <w:bookmarkEnd w:id="37"/>
      <w:r>
        <w:t>Methods</w:t>
      </w:r>
    </w:p>
    <w:p w14:paraId="66D7CC40" w14:textId="77777777" w:rsidR="00DF0C3E" w:rsidRDefault="00120AFF">
      <w:pPr>
        <w:pStyle w:val="Heading3"/>
      </w:pPr>
      <w:bookmarkStart w:id="168" w:name="study-species-and-experimental-design"/>
      <w:r>
        <w:t>Study species and experimental design</w:t>
      </w:r>
    </w:p>
    <w:p w14:paraId="7FC3B433" w14:textId="77777777" w:rsidR="00DF0C3E" w:rsidRDefault="001037E8">
      <w:pPr>
        <w:pStyle w:val="FirstParagraph"/>
      </w:pPr>
      <w:del w:id="169" w:author="Kelly, Clint Dale" w:date="2026-04-27T10:47:00Z" w16du:dateUtc="2026-04-27T14:47:00Z">
        <w:r>
          <w:delText>Females</w:delText>
        </w:r>
      </w:del>
      <w:ins w:id="170" w:author="Kelly, Clint Dale" w:date="2026-04-27T10:47:00Z" w16du:dateUtc="2026-04-27T14:47:00Z">
        <w:r w:rsidR="00120AFF">
          <w:t>Female</w:t>
        </w:r>
      </w:ins>
      <w:r w:rsidR="00120AFF">
        <w:t xml:space="preserve"> (n = 115)</w:t>
      </w:r>
      <w:ins w:id="171" w:author="Kelly, Clint Dale" w:date="2026-04-27T10:47:00Z" w16du:dateUtc="2026-04-27T14:47:00Z">
        <w:r w:rsidR="00120AFF">
          <w:t xml:space="preserve"> </w:t>
        </w:r>
        <w:proofErr w:type="spellStart"/>
        <w:r w:rsidR="00120AFF">
          <w:rPr>
            <w:i/>
            <w:iCs/>
          </w:rPr>
          <w:t>Forficula</w:t>
        </w:r>
        <w:proofErr w:type="spellEnd"/>
        <w:r w:rsidR="00120AFF">
          <w:rPr>
            <w:i/>
            <w:iCs/>
          </w:rPr>
          <w:t xml:space="preserve"> </w:t>
        </w:r>
        <w:proofErr w:type="spellStart"/>
        <w:r w:rsidR="00120AFF">
          <w:rPr>
            <w:i/>
            <w:iCs/>
          </w:rPr>
          <w:t>auricularia</w:t>
        </w:r>
      </w:ins>
      <w:proofErr w:type="spellEnd"/>
      <w:r w:rsidR="00120AFF">
        <w:t xml:space="preserve"> were hand-collected at night from vegetation in Parc Outremont (Montréal, QC, Canada) during September and October 2024. Individuals were transported to the laboratory at the Université du Québec à Montréal and placed individually in 90-mm Petri dishes filled with moist sand. Each dish was provisioned with a cotton-plugged water tube, and </w:t>
      </w:r>
      <w:proofErr w:type="spellStart"/>
      <w:r w:rsidR="00120AFF">
        <w:t>TetraMin</w:t>
      </w:r>
      <w:proofErr w:type="spellEnd"/>
      <w:r w:rsidR="00120AFF">
        <w:t xml:space="preserve"> Tropical Flakes (United Pet Group, Inc., Germany), and each female was assigned a unique ID code. Earwigs were maintained in the dark at 10 °C in an incubator (Percival Scientific, Perry, IA, USA) to mimic overwintering conditions. Dishes were checked daily for egg laying, and food and water were replenished as needed. Food and water were removed at the time of egg laying (approximately early December), after which dishes were checked weekly. Starting January 2025, dishes were checked daily for egg hatching. The date of </w:t>
      </w:r>
      <w:r w:rsidR="00120AFF">
        <w:lastRenderedPageBreak/>
        <w:t>egg hatching was recorded; hatching occurred between 13 January and 29 January 2025, and all 115 females produced hatchlings.</w:t>
      </w:r>
    </w:p>
    <w:p w14:paraId="11E51086" w14:textId="77777777" w:rsidR="00DF0C3E" w:rsidRDefault="00120AFF">
      <w:pPr>
        <w:pStyle w:val="BodyText"/>
      </w:pPr>
      <w:r>
        <w:t>For two weeks following hatching, families were provisioned with a water tube and food (</w:t>
      </w:r>
      <w:proofErr w:type="spellStart"/>
      <w:r>
        <w:t>TetraMin</w:t>
      </w:r>
      <w:proofErr w:type="spellEnd"/>
      <w:r>
        <w:t xml:space="preserve"> Tropical Flakes</w:t>
      </w:r>
      <w:del w:id="172" w:author="Kelly, Clint Dale" w:date="2026-04-27T10:47:00Z" w16du:dateUtc="2026-04-27T14:47:00Z">
        <w:r w:rsidR="001037E8">
          <w:delText>).</w:delText>
        </w:r>
      </w:del>
      <w:ins w:id="173" w:author="Kelly, Clint Dale" w:date="2026-04-27T10:47:00Z" w16du:dateUtc="2026-04-27T14:47:00Z">
        <w:r>
          <w:t xml:space="preserve">: crude protein: 46%, crude fat: 11%, crude </w:t>
        </w:r>
        <w:proofErr w:type="spellStart"/>
        <w:r>
          <w:t>fibre</w:t>
        </w:r>
        <w:proofErr w:type="spellEnd"/>
        <w:r>
          <w:t>: 3%).</w:t>
        </w:r>
      </w:ins>
      <w:r>
        <w:t xml:space="preserve"> This interval allowed nymphs to complete a </w:t>
      </w:r>
      <w:proofErr w:type="spellStart"/>
      <w:r>
        <w:t>moult</w:t>
      </w:r>
      <w:proofErr w:type="spellEnd"/>
      <w:r>
        <w:t xml:space="preserve"> and reach a size sufficient to withstand manual transfer to experimental dishes. To manipulate the developmental environment, we varied two ecological factors: nutritional condition (diet quality) and social density. Diet treatment consisted of two levels: a “good” diet (100% </w:t>
      </w:r>
      <w:proofErr w:type="spellStart"/>
      <w:r>
        <w:t>TetraMin</w:t>
      </w:r>
      <w:proofErr w:type="spellEnd"/>
      <w:r>
        <w:t xml:space="preserve"> Tropical Flakes), providing high nutritional quality, and a “poor” diet (75% </w:t>
      </w:r>
      <w:proofErr w:type="spellStart"/>
      <w:r>
        <w:t>TetraMin</w:t>
      </w:r>
      <w:proofErr w:type="spellEnd"/>
      <w:r>
        <w:t xml:space="preserve"> Tropical Flakes, 25% </w:t>
      </w:r>
      <w:del w:id="174" w:author="Kelly, Clint Dale" w:date="2026-04-27T10:47:00Z" w16du:dateUtc="2026-04-27T14:47:00Z">
        <w:r w:rsidR="001037E8">
          <w:delText>alpha</w:delText>
        </w:r>
      </w:del>
      <w:ins w:id="175" w:author="Kelly, Clint Dale" w:date="2026-04-27T10:47:00Z" w16du:dateUtc="2026-04-27T14:47:00Z">
        <w:r>
          <w:t xml:space="preserve">non-digestible </w:t>
        </w:r>
      </w:ins>
      <m:oMath>
        <m:r>
          <w:ins w:id="176" w:author="Kelly, Clint Dale" w:date="2026-04-27T10:47:00Z" w16du:dateUtc="2026-04-27T14:47:00Z">
            <w:rPr>
              <w:rFonts w:ascii="Cambria Math" w:hAnsi="Cambria Math"/>
            </w:rPr>
            <m:t>α</m:t>
          </w:ins>
        </m:r>
      </m:oMath>
      <w:r>
        <w:t>-cellulose), providing reduced nutritional content. Density treatment consisted of three levels: low density (one individual per Petri dish), medium density (4 individuals), and high density (8 individuals). These treatments allowed us to examine both nutritional and social environmental effects on growth and morphology. We used a split-brood experimental design in which offspring were randomly assigned to diet and density treatments within maternal families to minimise confounding between maternal backgrou</w:t>
      </w:r>
      <w:proofErr w:type="spellStart"/>
      <w:r>
        <w:t>nd</w:t>
      </w:r>
      <w:proofErr w:type="spellEnd"/>
      <w:r>
        <w:t xml:space="preserve"> and environmental treatment. Experimental dishes were maintained at 20</w:t>
      </w:r>
      <w:del w:id="177" w:author="Kelly, Clint Dale" w:date="2026-04-27T10:47:00Z" w16du:dateUtc="2026-04-27T14:47:00Z">
        <w:r w:rsidR="001037E8">
          <w:delText xml:space="preserve"> </w:delText>
        </w:r>
      </w:del>
      <w:r>
        <w:t>°C to mimic post-winter developmental conditions and contained a water tube, treatment-specific food, and a refuge (four small pieces of paper straw glued together). A total of 1,265 Petri dishes were prepared. Females (mothers) were euthanized by freezing at −20 °C after offspring had been assigned to treatments. Dishes were checked several times per week for mortality and sexual maturation, and food and water were replenished as needed.</w:t>
      </w:r>
    </w:p>
    <w:p w14:paraId="1BB7B23C" w14:textId="77777777" w:rsidR="00DF0C3E" w:rsidRDefault="00120AFF">
      <w:pPr>
        <w:pStyle w:val="Heading3"/>
      </w:pPr>
      <w:bookmarkStart w:id="178" w:name="morphological-measurements"/>
      <w:bookmarkEnd w:id="168"/>
      <w:r>
        <w:lastRenderedPageBreak/>
        <w:t>Morphological measurements</w:t>
      </w:r>
    </w:p>
    <w:p w14:paraId="713D5B32" w14:textId="77777777" w:rsidR="00DF0C3E" w:rsidRDefault="00120AFF">
      <w:pPr>
        <w:pStyle w:val="FirstParagraph"/>
      </w:pPr>
      <w:r>
        <w:t xml:space="preserve">Once offspring eclosed to adulthood, they were removed from their Petri dish, the date </w:t>
      </w:r>
      <w:ins w:id="179" w:author="Kelly, Clint Dale" w:date="2026-04-27T10:47:00Z" w16du:dateUtc="2026-04-27T14:47:00Z">
        <w:r>
          <w:t xml:space="preserve">was </w:t>
        </w:r>
      </w:ins>
      <w:r>
        <w:t xml:space="preserve">recorded, and </w:t>
      </w:r>
      <w:ins w:id="180" w:author="Kelly, Clint Dale" w:date="2026-04-27T10:47:00Z" w16du:dateUtc="2026-04-27T14:47:00Z">
        <w:r>
          <w:t xml:space="preserve">they were </w:t>
        </w:r>
      </w:ins>
      <w:r>
        <w:t xml:space="preserve">assigned a unique ID code. Pronotum </w:t>
      </w:r>
      <w:del w:id="181" w:author="Kelly, Clint Dale" w:date="2026-04-27T10:47:00Z" w16du:dateUtc="2026-04-27T14:47:00Z">
        <w:r w:rsidR="001037E8">
          <w:delText>width</w:delText>
        </w:r>
      </w:del>
      <w:ins w:id="182" w:author="Kelly, Clint Dale" w:date="2026-04-27T10:47:00Z" w16du:dateUtc="2026-04-27T14:47:00Z">
        <w:r>
          <w:t>length</w:t>
        </w:r>
      </w:ins>
      <w:r>
        <w:t xml:space="preserve"> (a proxy for overall body size) and forceps length</w:t>
      </w:r>
      <w:del w:id="183" w:author="Kelly, Clint Dale" w:date="2026-04-27T10:47:00Z" w16du:dateUtc="2026-04-27T14:47:00Z">
        <w:r w:rsidR="001037E8">
          <w:delText xml:space="preserve"> (following Lieshout and Elgar 2009)</w:delText>
        </w:r>
      </w:del>
      <w:r>
        <w:t xml:space="preserve"> were photographed under a Leica S6D stereo microscope (Leica Microsystems Inc., Concord, ON, Canada) at 0.68× magnification using </w:t>
      </w:r>
      <w:proofErr w:type="spellStart"/>
      <w:r>
        <w:t>Enersight</w:t>
      </w:r>
      <w:proofErr w:type="spellEnd"/>
      <w:r>
        <w:t xml:space="preserve"> software, which automatically adds a scale bar to each image. Measurements were taken to the nearest 0.001 mm </w:t>
      </w:r>
      <w:ins w:id="184" w:author="Kelly, Clint Dale" w:date="2026-04-27T10:47:00Z" w16du:dateUtc="2026-04-27T14:47:00Z">
        <w:r>
          <w:t xml:space="preserve">(following Lieshout and Elgar 2009) </w:t>
        </w:r>
      </w:ins>
      <w:r>
        <w:t>using Fiji image analysis software (</w:t>
      </w:r>
      <w:proofErr w:type="spellStart"/>
      <w:r>
        <w:t>Schindelin</w:t>
      </w:r>
      <w:proofErr w:type="spellEnd"/>
      <w:r>
        <w:t xml:space="preserve"> et al., 2012). All measurements were taken blind to treatment where possible. To assess repeatability, a subset of 30 individuals was measured twice. Intraclass correlation coefficients indicated high repeatability (pronotum width ICC = 0.94; forceps length ICC = 0.97). Log-transformed pronotum width was mean-</w:t>
      </w:r>
      <w:proofErr w:type="spellStart"/>
      <w:r>
        <w:t>centred</w:t>
      </w:r>
      <w:proofErr w:type="spellEnd"/>
      <w:r>
        <w:t xml:space="preserve"> before analysis to facilitate interpretation of intercepts and reduce collinearity among predictors.</w:t>
      </w:r>
    </w:p>
    <w:p w14:paraId="59E07E3B" w14:textId="77777777" w:rsidR="00DF0C3E" w:rsidRDefault="00120AFF">
      <w:pPr>
        <w:pStyle w:val="Heading3"/>
      </w:pPr>
      <w:bookmarkStart w:id="185" w:name="data-preparation"/>
      <w:bookmarkEnd w:id="178"/>
      <w:r>
        <w:t>Data preparation</w:t>
      </w:r>
    </w:p>
    <w:p w14:paraId="14577B06" w14:textId="77777777" w:rsidR="00DF0C3E" w:rsidRDefault="00120AFF">
      <w:pPr>
        <w:pStyle w:val="FirstParagraph"/>
      </w:pPr>
      <w:r>
        <w:t xml:space="preserve">All analyses were conducted in </w:t>
      </w:r>
      <w:ins w:id="186" w:author="Kelly, Clint Dale" w:date="2026-04-27T10:47:00Z" w16du:dateUtc="2026-04-27T14:47:00Z">
        <w:r>
          <w:t xml:space="preserve">the </w:t>
        </w:r>
      </w:ins>
      <w:r>
        <w:t xml:space="preserve">R </w:t>
      </w:r>
      <w:del w:id="187" w:author="Kelly, Clint Dale" w:date="2026-04-27T10:47:00Z" w16du:dateUtc="2026-04-27T14:47:00Z">
        <w:r w:rsidR="001037E8">
          <w:delText>(</w:delText>
        </w:r>
      </w:del>
      <w:ins w:id="188" w:author="Kelly, Clint Dale" w:date="2026-04-27T10:47:00Z" w16du:dateUtc="2026-04-27T14:47:00Z">
        <w:r>
          <w:t xml:space="preserve">Statistical Environment [version 4.4.2; </w:t>
        </w:r>
      </w:ins>
      <w:r>
        <w:t xml:space="preserve">R Core Team </w:t>
      </w:r>
      <w:ins w:id="189" w:author="Kelly, Clint Dale" w:date="2026-04-27T10:47:00Z" w16du:dateUtc="2026-04-27T14:47:00Z">
        <w:r>
          <w:t>(</w:t>
        </w:r>
      </w:ins>
      <w:r>
        <w:t>2025</w:t>
      </w:r>
      <w:del w:id="190" w:author="Kelly, Clint Dale" w:date="2026-04-27T10:47:00Z" w16du:dateUtc="2026-04-27T14:47:00Z">
        <w:r w:rsidR="001037E8">
          <w:delText xml:space="preserve"> version XXX).</w:delText>
        </w:r>
      </w:del>
      <w:ins w:id="191" w:author="Kelly, Clint Dale" w:date="2026-04-27T10:47:00Z" w16du:dateUtc="2026-04-27T14:47:00Z">
        <w:r>
          <w:t xml:space="preserve">)]. Data were processed using functions from the </w:t>
        </w:r>
        <w:proofErr w:type="spellStart"/>
        <w:r>
          <w:t>tidyverse</w:t>
        </w:r>
        <w:proofErr w:type="spellEnd"/>
        <w:r>
          <w:t xml:space="preserve"> (e.g., </w:t>
        </w:r>
        <w:proofErr w:type="spellStart"/>
        <w:r>
          <w:t>dplyr</w:t>
        </w:r>
        <w:proofErr w:type="spellEnd"/>
        <w:r>
          <w:t>), including recoding, filtering, and grouping operations.</w:t>
        </w:r>
      </w:ins>
      <w:r>
        <w:t xml:space="preserve"> We retained individuals from experimental dishes that met predefined density criteria to </w:t>
      </w:r>
      <w:del w:id="192" w:author="Kelly, Clint Dale" w:date="2026-04-27T10:47:00Z" w16du:dateUtc="2026-04-27T14:47:00Z">
        <w:r w:rsidR="001037E8">
          <w:delText>maintain experimental</w:delText>
        </w:r>
      </w:del>
      <w:ins w:id="193" w:author="Kelly, Clint Dale" w:date="2026-04-27T10:47:00Z" w16du:dateUtc="2026-04-27T14:47:00Z">
        <w:r>
          <w:t>preserve the</w:t>
        </w:r>
      </w:ins>
      <w:r>
        <w:t xml:space="preserve"> integrity of </w:t>
      </w:r>
      <w:del w:id="194" w:author="Kelly, Clint Dale" w:date="2026-04-27T10:47:00Z" w16du:dateUtc="2026-04-27T14:47:00Z">
        <w:r w:rsidR="001037E8">
          <w:delText xml:space="preserve">the </w:delText>
        </w:r>
      </w:del>
      <w:r>
        <w:t>density treatments (</w:t>
      </w:r>
      <w:ins w:id="195" w:author="Kelly, Clint Dale" w:date="2026-04-27T10:47:00Z" w16du:dateUtc="2026-04-27T14:47:00Z">
        <w:r>
          <w:t xml:space="preserve">low </w:t>
        </w:r>
      </w:ins>
      <w:r>
        <w:t>density</w:t>
      </w:r>
      <w:del w:id="196" w:author="Kelly, Clint Dale" w:date="2026-04-27T10:47:00Z" w16du:dateUtc="2026-04-27T14:47:00Z">
        <w:r w:rsidR="001037E8">
          <w:delText xml:space="preserve"> 1</w:delText>
        </w:r>
      </w:del>
      <w:r>
        <w:t xml:space="preserve">: one survivor; </w:t>
      </w:r>
      <w:ins w:id="197" w:author="Kelly, Clint Dale" w:date="2026-04-27T10:47:00Z" w16du:dateUtc="2026-04-27T14:47:00Z">
        <w:r>
          <w:t xml:space="preserve">medium </w:t>
        </w:r>
      </w:ins>
      <w:r>
        <w:t>density</w:t>
      </w:r>
      <w:del w:id="198" w:author="Kelly, Clint Dale" w:date="2026-04-27T10:47:00Z" w16du:dateUtc="2026-04-27T14:47:00Z">
        <w:r w:rsidR="001037E8">
          <w:delText xml:space="preserve"> 4</w:delText>
        </w:r>
      </w:del>
      <w:r>
        <w:t xml:space="preserve">: ≥3 survivors; </w:t>
      </w:r>
      <w:ins w:id="199" w:author="Kelly, Clint Dale" w:date="2026-04-27T10:47:00Z" w16du:dateUtc="2026-04-27T14:47:00Z">
        <w:r>
          <w:t xml:space="preserve">high </w:t>
        </w:r>
      </w:ins>
      <w:r>
        <w:t>density</w:t>
      </w:r>
      <w:del w:id="200" w:author="Kelly, Clint Dale" w:date="2026-04-27T10:47:00Z" w16du:dateUtc="2026-04-27T14:47:00Z">
        <w:r w:rsidR="001037E8">
          <w:delText xml:space="preserve"> 8</w:delText>
        </w:r>
      </w:del>
      <w:r>
        <w:t xml:space="preserve">: ≥6 survivors). Individuals lacking sex information were excluded. Forceps length and pronotum width were log-transformed </w:t>
      </w:r>
      <w:del w:id="201" w:author="Kelly, Clint Dale" w:date="2026-04-27T10:47:00Z" w16du:dateUtc="2026-04-27T14:47:00Z">
        <w:r w:rsidR="001037E8">
          <w:delText xml:space="preserve">before analysis </w:delText>
        </w:r>
      </w:del>
      <w:r>
        <w:t>to linearize allometric relationships and reduce heteroscedasticity. Log</w:t>
      </w:r>
      <w:ins w:id="202" w:author="Kelly, Clint Dale" w:date="2026-04-27T10:47:00Z" w16du:dateUtc="2026-04-27T14:47:00Z">
        <w:r>
          <w:t>-transformed</w:t>
        </w:r>
      </w:ins>
      <w:r>
        <w:t xml:space="preserve"> pronotum </w:t>
      </w:r>
      <w:del w:id="203" w:author="Kelly, Clint Dale" w:date="2026-04-27T10:47:00Z" w16du:dateUtc="2026-04-27T14:47:00Z">
        <w:r w:rsidR="001037E8">
          <w:delText>width</w:delText>
        </w:r>
      </w:del>
      <w:ins w:id="204" w:author="Kelly, Clint Dale" w:date="2026-04-27T10:47:00Z" w16du:dateUtc="2026-04-27T14:47:00Z">
        <w:r>
          <w:t>length</w:t>
        </w:r>
      </w:ins>
      <w:r>
        <w:t xml:space="preserve"> was </w:t>
      </w:r>
      <w:del w:id="205" w:author="Kelly, Clint Dale" w:date="2026-04-27T10:47:00Z" w16du:dateUtc="2026-04-27T14:47:00Z">
        <w:r w:rsidR="001037E8">
          <w:delText>mean-</w:delText>
        </w:r>
      </w:del>
      <w:ins w:id="206" w:author="Kelly, Clint Dale" w:date="2026-04-27T10:47:00Z" w16du:dateUtc="2026-04-27T14:47:00Z">
        <w:r>
          <w:t xml:space="preserve">not </w:t>
        </w:r>
      </w:ins>
      <w:proofErr w:type="spellStart"/>
      <w:r>
        <w:t>centred</w:t>
      </w:r>
      <w:proofErr w:type="spellEnd"/>
      <w:r>
        <w:t xml:space="preserve"> </w:t>
      </w:r>
      <w:ins w:id="207" w:author="Kelly, Clint Dale" w:date="2026-04-27T10:47:00Z" w16du:dateUtc="2026-04-27T14:47:00Z">
        <w:r>
          <w:t xml:space="preserve">prior </w:t>
        </w:r>
      </w:ins>
      <w:r>
        <w:t xml:space="preserve">to </w:t>
      </w:r>
      <w:del w:id="208" w:author="Kelly, Clint Dale" w:date="2026-04-27T10:47:00Z" w16du:dateUtc="2026-04-27T14:47:00Z">
        <w:r w:rsidR="001037E8">
          <w:delText>facilitate interpretation of</w:delText>
        </w:r>
      </w:del>
      <w:ins w:id="209" w:author="Kelly, Clint Dale" w:date="2026-04-27T10:47:00Z" w16du:dateUtc="2026-04-27T14:47:00Z">
        <w:r>
          <w:t>analysis. As a result, model</w:t>
        </w:r>
      </w:ins>
      <w:r>
        <w:t xml:space="preserve"> intercepts </w:t>
      </w:r>
      <w:ins w:id="210" w:author="Kelly, Clint Dale" w:date="2026-04-27T10:47:00Z" w16du:dateUtc="2026-04-27T14:47:00Z">
        <w:r>
          <w:t xml:space="preserve">represent expected forceps length </w:t>
        </w:r>
        <w:r>
          <w:lastRenderedPageBreak/>
          <w:t xml:space="preserve">when log-transformed pronotum width equals zero </w:t>
        </w:r>
      </w:ins>
      <w:r>
        <w:t xml:space="preserve">and </w:t>
      </w:r>
      <w:del w:id="211" w:author="Kelly, Clint Dale" w:date="2026-04-27T10:47:00Z" w16du:dateUtc="2026-04-27T14:47:00Z">
        <w:r w:rsidR="001037E8">
          <w:delText>reduce collinearity in interaction models. GOOD</w:delText>
        </w:r>
      </w:del>
      <w:ins w:id="212" w:author="Kelly, Clint Dale" w:date="2026-04-27T10:47:00Z" w16du:dateUtc="2026-04-27T14:47:00Z">
        <w:r>
          <w:t>are therefore not directly interpretable as trait values at a biologically typical body size. Good</w:t>
        </w:r>
      </w:ins>
      <w:r>
        <w:t xml:space="preserve"> diet and </w:t>
      </w:r>
      <w:ins w:id="213" w:author="Kelly, Clint Dale" w:date="2026-04-27T10:47:00Z" w16du:dateUtc="2026-04-27T14:47:00Z">
        <w:r>
          <w:t xml:space="preserve">low </w:t>
        </w:r>
      </w:ins>
      <w:r>
        <w:t>density</w:t>
      </w:r>
      <w:del w:id="214" w:author="Kelly, Clint Dale" w:date="2026-04-27T10:47:00Z" w16du:dateUtc="2026-04-27T14:47:00Z">
        <w:r w:rsidR="001037E8">
          <w:delText xml:space="preserve"> 1</w:delText>
        </w:r>
      </w:del>
      <w:r>
        <w:t xml:space="preserve"> were treated as reference levels throughout. Female sex and brachylabic males served as reference categories where appropriate. Maternal identity was included as a </w:t>
      </w:r>
      <w:ins w:id="215" w:author="Kelly, Clint Dale" w:date="2026-04-27T10:47:00Z" w16du:dateUtc="2026-04-27T14:47:00Z">
        <w:r>
          <w:t>random effect (</w:t>
        </w:r>
      </w:ins>
      <w:r>
        <w:t>grouping factor</w:t>
      </w:r>
      <w:ins w:id="216" w:author="Kelly, Clint Dale" w:date="2026-04-27T10:47:00Z" w16du:dateUtc="2026-04-27T14:47:00Z">
        <w:r>
          <w:t>)</w:t>
        </w:r>
      </w:ins>
      <w:r>
        <w:t xml:space="preserve"> in all models</w:t>
      </w:r>
      <w:del w:id="217" w:author="Kelly, Clint Dale" w:date="2026-04-27T10:47:00Z" w16du:dateUtc="2026-04-27T14:47:00Z">
        <w:r w:rsidR="001037E8">
          <w:delText xml:space="preserve"> to account</w:delText>
        </w:r>
      </w:del>
      <w:ins w:id="218" w:author="Kelly, Clint Dale" w:date="2026-04-27T10:47:00Z" w16du:dateUtc="2026-04-27T14:47:00Z">
        <w:r>
          <w:t>, with both random intercepts and random slopes</w:t>
        </w:r>
      </w:ins>
      <w:r>
        <w:t xml:space="preserve"> for </w:t>
      </w:r>
      <w:del w:id="219" w:author="Kelly, Clint Dale" w:date="2026-04-27T10:47:00Z" w16du:dateUtc="2026-04-27T14:47:00Z">
        <w:r w:rsidR="001037E8">
          <w:delText>shared developmental background among siblings</w:delText>
        </w:r>
      </w:del>
      <w:ins w:id="220" w:author="Kelly, Clint Dale" w:date="2026-04-27T10:47:00Z" w16du:dateUtc="2026-04-27T14:47:00Z">
        <w:r>
          <w:t>body size</w:t>
        </w:r>
      </w:ins>
      <w:r>
        <w:t>.</w:t>
      </w:r>
    </w:p>
    <w:p w14:paraId="7B1743A2" w14:textId="77777777" w:rsidR="00DF0C3E" w:rsidRDefault="00120AFF">
      <w:pPr>
        <w:pStyle w:val="Heading3"/>
      </w:pPr>
      <w:bookmarkStart w:id="221" w:name="male-morph-classification"/>
      <w:bookmarkEnd w:id="185"/>
      <w:r>
        <w:t>Male morph classification</w:t>
      </w:r>
    </w:p>
    <w:p w14:paraId="468A8F5E" w14:textId="77777777" w:rsidR="00DF0C3E" w:rsidRDefault="00120AFF">
      <w:pPr>
        <w:pStyle w:val="FirstParagraph"/>
      </w:pPr>
      <w:r>
        <w:t xml:space="preserve">Male morphs (brachylabic and macrolabic) were classified using finite mixture modelling </w:t>
      </w:r>
      <w:ins w:id="222" w:author="Kelly, Clint Dale" w:date="2026-04-27T10:47:00Z" w16du:dateUtc="2026-04-27T14:47:00Z">
        <w:r>
          <w:t xml:space="preserve">implemented </w:t>
        </w:r>
      </w:ins>
      <w:r>
        <w:t xml:space="preserve">in the R package </w:t>
      </w:r>
      <w:proofErr w:type="spellStart"/>
      <w:r>
        <w:rPr>
          <w:i/>
          <w:iCs/>
        </w:rPr>
        <w:t>mixsmsn</w:t>
      </w:r>
      <w:proofErr w:type="spellEnd"/>
      <w:r>
        <w:t xml:space="preserve"> </w:t>
      </w:r>
      <w:del w:id="223" w:author="Kelly, Clint Dale" w:date="2026-04-27T10:47:00Z" w16du:dateUtc="2026-04-27T14:47:00Z">
        <w:r w:rsidR="001037E8">
          <w:delText>(</w:delText>
        </w:r>
      </w:del>
      <w:ins w:id="224" w:author="Kelly, Clint Dale" w:date="2026-04-27T10:47:00Z" w16du:dateUtc="2026-04-27T14:47:00Z">
        <w:r>
          <w:t xml:space="preserve">[version 1.1.12; </w:t>
        </w:r>
      </w:ins>
      <w:r>
        <w:t xml:space="preserve">Prates et al. </w:t>
      </w:r>
      <w:ins w:id="225" w:author="Kelly, Clint Dale" w:date="2026-04-27T10:47:00Z" w16du:dateUtc="2026-04-27T14:47:00Z">
        <w:r>
          <w:t>(</w:t>
        </w:r>
      </w:ins>
      <w:r>
        <w:t>2013</w:t>
      </w:r>
      <w:del w:id="226" w:author="Kelly, Clint Dale" w:date="2026-04-27T10:47:00Z" w16du:dateUtc="2026-04-27T14:47:00Z">
        <w:r w:rsidR="001037E8">
          <w:delText>). Consistent with the documented weapon dimorphism in earwigs, we</w:delText>
        </w:r>
      </w:del>
      <w:ins w:id="227" w:author="Kelly, Clint Dale" w:date="2026-04-27T10:47:00Z" w16du:dateUtc="2026-04-27T14:47:00Z">
        <w:r>
          <w:t>)]. We</w:t>
        </w:r>
      </w:ins>
      <w:r>
        <w:t xml:space="preserve"> modelled the distribution of raw male forceps length as a two-component skew-normal mixture</w:t>
      </w:r>
      <w:del w:id="228" w:author="Kelly, Clint Dale" w:date="2026-04-27T10:47:00Z" w16du:dateUtc="2026-04-27T14:47:00Z">
        <w:r w:rsidR="001037E8">
          <w:delText>.</w:delText>
        </w:r>
      </w:del>
      <w:ins w:id="229" w:author="Kelly, Clint Dale" w:date="2026-04-27T10:47:00Z" w16du:dateUtc="2026-04-27T14:47:00Z">
        <w:r>
          <w:t xml:space="preserve"> using the function </w:t>
        </w:r>
        <w:proofErr w:type="spellStart"/>
        <w:proofErr w:type="gramStart"/>
        <w:r>
          <w:t>smsn.mix</w:t>
        </w:r>
        <w:proofErr w:type="spellEnd"/>
        <w:r>
          <w:t>(</w:t>
        </w:r>
        <w:proofErr w:type="gramEnd"/>
        <w:r>
          <w:t>).</w:t>
        </w:r>
      </w:ins>
      <w:r>
        <w:t xml:space="preserve"> Forceps length was </w:t>
      </w:r>
      <w:proofErr w:type="spellStart"/>
      <w:r>
        <w:t>analysed</w:t>
      </w:r>
      <w:proofErr w:type="spellEnd"/>
      <w:r>
        <w:t xml:space="preserve"> without prior size correction so that morph classification reflects emergent weapon phenotype rather than residual variation after </w:t>
      </w:r>
      <w:ins w:id="230" w:author="Kelly, Clint Dale" w:date="2026-04-27T10:47:00Z" w16du:dateUtc="2026-04-27T14:47:00Z">
        <w:r>
          <w:t xml:space="preserve">accounting for body </w:t>
        </w:r>
      </w:ins>
      <w:r>
        <w:t>size</w:t>
      </w:r>
      <w:del w:id="231" w:author="Kelly, Clint Dale" w:date="2026-04-27T10:47:00Z" w16du:dateUtc="2026-04-27T14:47:00Z">
        <w:r w:rsidR="001037E8">
          <w:delText xml:space="preserve"> correction</w:delText>
        </w:r>
      </w:del>
      <w:r>
        <w:t xml:space="preserve">. Models were estimated using the expectation–maximization algorithm with automatic initialization (maximum 1000 iterations). </w:t>
      </w:r>
      <w:del w:id="232" w:author="Kelly, Clint Dale" w:date="2026-04-27T10:47:00Z" w16du:dateUtc="2026-04-27T14:47:00Z">
        <w:r w:rsidR="001037E8">
          <w:delText>Model support</w:delText>
        </w:r>
      </w:del>
      <w:ins w:id="233" w:author="Kelly, Clint Dale" w:date="2026-04-27T10:47:00Z" w16du:dateUtc="2026-04-27T14:47:00Z">
        <w:r>
          <w:t>Support</w:t>
        </w:r>
      </w:ins>
      <w:r>
        <w:t xml:space="preserve"> for bimodality was evaluated using AIC and BIC. Posterior probabilities of component membership were </w:t>
      </w:r>
      <w:del w:id="234" w:author="Kelly, Clint Dale" w:date="2026-04-27T10:47:00Z" w16du:dateUtc="2026-04-27T14:47:00Z">
        <w:r w:rsidR="001037E8">
          <w:delText>obtained</w:delText>
        </w:r>
      </w:del>
      <w:ins w:id="235" w:author="Kelly, Clint Dale" w:date="2026-04-27T10:47:00Z" w16du:dateUtc="2026-04-27T14:47:00Z">
        <w:r>
          <w:t>calculated</w:t>
        </w:r>
      </w:ins>
      <w:r>
        <w:t xml:space="preserve"> for each male, and individuals were assigned to morphs based on maximum posterior probability. All </w:t>
      </w:r>
      <w:del w:id="236" w:author="Kelly, Clint Dale" w:date="2026-04-27T10:47:00Z" w16du:dateUtc="2026-04-27T14:47:00Z">
        <w:r w:rsidR="001037E8">
          <w:delText>males</w:delText>
        </w:r>
      </w:del>
      <w:ins w:id="237" w:author="Kelly, Clint Dale" w:date="2026-04-27T10:47:00Z" w16du:dateUtc="2026-04-27T14:47:00Z">
        <w:r>
          <w:t>individuals</w:t>
        </w:r>
      </w:ins>
      <w:r>
        <w:t xml:space="preserve"> were retained for subsequent analyses, </w:t>
      </w:r>
      <w:del w:id="238" w:author="Kelly, Clint Dale" w:date="2026-04-27T10:47:00Z" w16du:dateUtc="2026-04-27T14:47:00Z">
        <w:r w:rsidR="001037E8">
          <w:delText xml:space="preserve">thereby </w:delText>
        </w:r>
      </w:del>
      <w:r>
        <w:t>avoiding arbitrary</w:t>
      </w:r>
      <w:del w:id="239" w:author="Kelly, Clint Dale" w:date="2026-04-27T10:47:00Z" w16du:dateUtc="2026-04-27T14:47:00Z">
        <w:r w:rsidR="001037E8">
          <w:delText xml:space="preserve"> trait</w:delText>
        </w:r>
      </w:del>
      <w:r>
        <w:t xml:space="preserve"> thresholds and preserving variation near the morph boundary.</w:t>
      </w:r>
    </w:p>
    <w:p w14:paraId="4CAAEA2E" w14:textId="77777777" w:rsidR="00DF0C3E" w:rsidRDefault="00120AFF">
      <w:pPr>
        <w:pStyle w:val="Heading3"/>
      </w:pPr>
      <w:bookmarkStart w:id="240" w:name="sex-specific-allometry"/>
      <w:bookmarkEnd w:id="221"/>
      <w:r>
        <w:t>Sex-specific allometry</w:t>
      </w:r>
    </w:p>
    <w:p w14:paraId="53E6C92A" w14:textId="6E071719" w:rsidR="00DF0C3E" w:rsidRDefault="001037E8">
      <w:pPr>
        <w:pStyle w:val="FirstParagraph"/>
        <w:rPr>
          <w:ins w:id="241" w:author="Kelly, Clint Dale" w:date="2026-04-27T10:47:00Z" w16du:dateUtc="2026-04-27T14:47:00Z"/>
        </w:rPr>
      </w:pPr>
      <w:del w:id="242" w:author="Kelly, Clint Dale" w:date="2026-04-27T10:47:00Z" w16du:dateUtc="2026-04-27T14:47:00Z">
        <w:r>
          <w:delText xml:space="preserve">To test whether males </w:delText>
        </w:r>
      </w:del>
      <w:ins w:id="243" w:author="Kelly, Clint Dale" w:date="2026-04-27T10:47:00Z" w16du:dateUtc="2026-04-27T14:47:00Z">
        <w:r w:rsidR="00120AFF">
          <w:t xml:space="preserve">We </w:t>
        </w:r>
        <w:proofErr w:type="spellStart"/>
        <w:r w:rsidR="00120AFF">
          <w:t>analysed</w:t>
        </w:r>
        <w:proofErr w:type="spellEnd"/>
        <w:r w:rsidR="00120AFF">
          <w:t xml:space="preserve"> sex-specific </w:t>
        </w:r>
      </w:ins>
      <w:r w:rsidR="00120AFF">
        <w:t xml:space="preserve">and </w:t>
      </w:r>
      <w:ins w:id="244" w:author="Kelly, Clint Dale" w:date="2026-04-27T10:47:00Z" w16du:dateUtc="2026-04-27T14:47:00Z">
        <w:r w:rsidR="00120AFF">
          <w:t>morph-specific allometries using two complementary models to address distinct biological questions</w:t>
        </w:r>
        <w:r w:rsidR="009D75C2">
          <w:t xml:space="preserve"> </w:t>
        </w:r>
        <w:r w:rsidR="009D75C2" w:rsidRPr="009D75C2">
          <w:t xml:space="preserve">(see Supplementary Material for </w:t>
        </w:r>
        <w:r w:rsidR="009D75C2" w:rsidRPr="009D75C2">
          <w:lastRenderedPageBreak/>
          <w:t>statistical model equations)</w:t>
        </w:r>
        <w:r w:rsidR="00120AFF">
          <w:t xml:space="preserve">. The sex-specific model evaluates overall differences between </w:t>
        </w:r>
      </w:ins>
      <w:r w:rsidR="00120AFF">
        <w:t xml:space="preserve">females </w:t>
      </w:r>
      <w:del w:id="245" w:author="Kelly, Clint Dale" w:date="2026-04-27T10:47:00Z" w16du:dateUtc="2026-04-27T14:47:00Z">
        <w:r>
          <w:delText>differed</w:delText>
        </w:r>
      </w:del>
      <w:ins w:id="246" w:author="Kelly, Clint Dale" w:date="2026-04-27T10:47:00Z" w16du:dateUtc="2026-04-27T14:47:00Z">
        <w:r w:rsidR="00120AFF">
          <w:t>and males</w:t>
        </w:r>
      </w:ins>
      <w:r w:rsidR="00120AFF">
        <w:t xml:space="preserve"> in </w:t>
      </w:r>
      <w:del w:id="247" w:author="Kelly, Clint Dale" w:date="2026-04-27T10:47:00Z" w16du:dateUtc="2026-04-27T14:47:00Z">
        <w:r>
          <w:delText>forceps allometry</w:delText>
        </w:r>
      </w:del>
      <w:ins w:id="248" w:author="Kelly, Clint Dale" w:date="2026-04-27T10:47:00Z" w16du:dateUtc="2026-04-27T14:47:00Z">
        <w:r w:rsidR="00120AFF">
          <w:t>scaling relationships</w:t>
        </w:r>
      </w:ins>
      <w:r w:rsidR="00120AFF">
        <w:t xml:space="preserve"> and </w:t>
      </w:r>
      <w:del w:id="249" w:author="Kelly, Clint Dale" w:date="2026-04-27T10:47:00Z" w16du:dateUtc="2026-04-27T14:47:00Z">
        <w:r>
          <w:delText>in the</w:delText>
        </w:r>
      </w:del>
      <w:ins w:id="250" w:author="Kelly, Clint Dale" w:date="2026-04-27T10:47:00Z" w16du:dateUtc="2026-04-27T14:47:00Z">
        <w:r w:rsidR="00120AFF">
          <w:t>their</w:t>
        </w:r>
      </w:ins>
      <w:r w:rsidR="00120AFF">
        <w:t xml:space="preserve"> environmental sensitivity</w:t>
      </w:r>
      <w:del w:id="251" w:author="Kelly, Clint Dale" w:date="2026-04-27T10:47:00Z" w16du:dateUtc="2026-04-27T14:47:00Z">
        <w:r>
          <w:delText xml:space="preserve"> of scaling relationships</w:delText>
        </w:r>
      </w:del>
      <w:ins w:id="252" w:author="Kelly, Clint Dale" w:date="2026-04-27T10:47:00Z" w16du:dateUtc="2026-04-27T14:47:00Z">
        <w:r w:rsidR="00120AFF">
          <w:t xml:space="preserve">. Because males comprise two discrete morphs that differ in trait expression, this analysis effectively captures average differences between females and the male </w:t>
        </w:r>
        <w:proofErr w:type="gramStart"/>
        <w:r w:rsidR="00120AFF">
          <w:t>population as a whole, while</w:t>
        </w:r>
        <w:proofErr w:type="gramEnd"/>
        <w:r w:rsidR="00120AFF">
          <w:t xml:space="preserve"> allowing slopes to vary across predictors through interaction terms. The morph-specific model, restricted to males, explicitly tests for differences between brachylabic and macrolabic individuals in scaling parameters and their environmental sensitivity. This two-model approach therefore separates broad sex-level comparisons from within-male heterogeneity, avoiding the need to impose a single structure that simultaneously accommodates sex differences and morph variation within males. Results from the sex-specific model should thus be interpreted as averages across male morphs, whereas the morph-specific model resolves variation within males.</w:t>
        </w:r>
      </w:ins>
    </w:p>
    <w:p w14:paraId="57C04405" w14:textId="77777777" w:rsidR="00DF0C3E" w:rsidRDefault="00120AFF">
      <w:pPr>
        <w:pStyle w:val="BodyText"/>
        <w:pPrChange w:id="253" w:author="Kelly, Clint Dale" w:date="2026-04-27T10:47:00Z" w16du:dateUtc="2026-04-27T14:47:00Z">
          <w:pPr>
            <w:pStyle w:val="FirstParagraph"/>
          </w:pPr>
        </w:pPrChange>
      </w:pPr>
      <w:ins w:id="254" w:author="Kelly, Clint Dale" w:date="2026-04-27T10:47:00Z" w16du:dateUtc="2026-04-27T14:47:00Z">
        <w:r>
          <w:t>To quantify sex differences in allometric scaling and their environmental sensitivity</w:t>
        </w:r>
      </w:ins>
      <w:r>
        <w:t xml:space="preserve">, we fitted a hierarchical Gaussian model </w:t>
      </w:r>
      <w:del w:id="255" w:author="Kelly, Clint Dale" w:date="2026-04-27T10:47:00Z" w16du:dateUtc="2026-04-27T14:47:00Z">
        <w:r w:rsidR="001037E8">
          <w:delText>with log</w:delText>
        </w:r>
      </w:del>
      <w:ins w:id="256" w:author="Kelly, Clint Dale" w:date="2026-04-27T10:47:00Z" w16du:dateUtc="2026-04-27T14:47:00Z">
        <w:r>
          <w:t xml:space="preserve">using the function </w:t>
        </w:r>
        <w:proofErr w:type="spellStart"/>
        <w:proofErr w:type="gramStart"/>
        <w:r>
          <w:t>brm</w:t>
        </w:r>
        <w:proofErr w:type="spellEnd"/>
        <w:r>
          <w:t>(</w:t>
        </w:r>
        <w:proofErr w:type="gramEnd"/>
        <w:r>
          <w:t xml:space="preserve">) from the </w:t>
        </w:r>
        <w:r>
          <w:rPr>
            <w:i/>
            <w:iCs/>
          </w:rPr>
          <w:t>brms</w:t>
        </w:r>
        <w:r>
          <w:t xml:space="preserve"> package (via the </w:t>
        </w:r>
        <w:proofErr w:type="spellStart"/>
        <w:r>
          <w:rPr>
            <w:i/>
            <w:iCs/>
          </w:rPr>
          <w:t>cmdstanr</w:t>
        </w:r>
        <w:proofErr w:type="spellEnd"/>
        <w:r>
          <w:t xml:space="preserve"> backend) [version 2.23.0; </w:t>
        </w:r>
        <w:proofErr w:type="spellStart"/>
        <w:r>
          <w:t>Bürkner</w:t>
        </w:r>
        <w:proofErr w:type="spellEnd"/>
        <w:r>
          <w:t xml:space="preserve"> (2017)]. Log</w:t>
        </w:r>
      </w:ins>
      <w:r>
        <w:t xml:space="preserve">-transformed forceps length </w:t>
      </w:r>
      <w:ins w:id="257" w:author="Kelly, Clint Dale" w:date="2026-04-27T10:47:00Z" w16du:dateUtc="2026-04-27T14:47:00Z">
        <w:r>
          <w:t xml:space="preserve">was specified </w:t>
        </w:r>
      </w:ins>
      <w:r>
        <w:t>as the response</w:t>
      </w:r>
      <w:ins w:id="258" w:author="Kelly, Clint Dale" w:date="2026-04-27T10:47:00Z" w16du:dateUtc="2026-04-27T14:47:00Z">
        <w:r>
          <w:t xml:space="preserve"> variable</w:t>
        </w:r>
      </w:ins>
      <w:r>
        <w:t xml:space="preserve">. Fixed effects included </w:t>
      </w:r>
      <w:del w:id="259" w:author="Kelly, Clint Dale" w:date="2026-04-27T10:47:00Z" w16du:dateUtc="2026-04-27T14:47:00Z">
        <w:r w:rsidR="001037E8">
          <w:delText xml:space="preserve">mean-centred </w:delText>
        </w:r>
      </w:del>
      <w:r>
        <w:t xml:space="preserve">log pronotum </w:t>
      </w:r>
      <w:del w:id="260" w:author="Kelly, Clint Dale" w:date="2026-04-27T10:47:00Z" w16du:dateUtc="2026-04-27T14:47:00Z">
        <w:r w:rsidR="001037E8">
          <w:delText>width,</w:delText>
        </w:r>
      </w:del>
      <w:ins w:id="261" w:author="Kelly, Clint Dale" w:date="2026-04-27T10:47:00Z" w16du:dateUtc="2026-04-27T14:47:00Z">
        <w:r>
          <w:t>length (body size),</w:t>
        </w:r>
      </w:ins>
      <w:r>
        <w:t xml:space="preserve"> sex, diet, density, and all </w:t>
      </w:r>
      <w:ins w:id="262" w:author="Kelly, Clint Dale" w:date="2026-04-27T10:47:00Z" w16du:dateUtc="2026-04-27T14:47:00Z">
        <w:r>
          <w:t xml:space="preserve">corresponding interactions. Interactions between body size and other predictors allow the allometric slope (scaling exponent) to vary across sexes and environmental conditions. Main effects and </w:t>
        </w:r>
      </w:ins>
      <w:r>
        <w:t xml:space="preserve">lower-order interactions </w:t>
      </w:r>
      <w:del w:id="263" w:author="Kelly, Clint Dale" w:date="2026-04-27T10:47:00Z" w16du:dateUtc="2026-04-27T14:47:00Z">
        <w:r w:rsidR="001037E8">
          <w:delText>necessary to test sex</w:delText>
        </w:r>
      </w:del>
      <w:ins w:id="264" w:author="Kelly, Clint Dale" w:date="2026-04-27T10:47:00Z" w16du:dateUtc="2026-04-27T14:47:00Z">
        <w:r>
          <w:t>describe</w:t>
        </w:r>
      </w:ins>
      <w:r>
        <w:t xml:space="preserve"> differences in intercepts</w:t>
      </w:r>
      <w:del w:id="265" w:author="Kelly, Clint Dale" w:date="2026-04-27T10:47:00Z" w16du:dateUtc="2026-04-27T14:47:00Z">
        <w:r w:rsidR="001037E8">
          <w:delText xml:space="preserve"> and scaling exponents across environmental treatments. Interactions between</w:delText>
        </w:r>
      </w:del>
      <w:ins w:id="266" w:author="Kelly, Clint Dale" w:date="2026-04-27T10:47:00Z" w16du:dateUtc="2026-04-27T14:47:00Z">
        <w:r>
          <w:t>; however, because</w:t>
        </w:r>
      </w:ins>
      <w:r>
        <w:t xml:space="preserve"> body size </w:t>
      </w:r>
      <w:ins w:id="267" w:author="Kelly, Clint Dale" w:date="2026-04-27T10:47:00Z" w16du:dateUtc="2026-04-27T14:47:00Z">
        <w:r>
          <w:t xml:space="preserve">was not </w:t>
        </w:r>
        <w:proofErr w:type="spellStart"/>
        <w:r>
          <w:t>centred</w:t>
        </w:r>
        <w:proofErr w:type="spellEnd"/>
        <w:r>
          <w:t xml:space="preserve">, intercepts correspond to trait values at log body size equal to zero and are not directly biologically </w:t>
        </w:r>
        <w:r>
          <w:lastRenderedPageBreak/>
          <w:t xml:space="preserve">meaningful. Three-way </w:t>
        </w:r>
      </w:ins>
      <w:r>
        <w:t xml:space="preserve">and </w:t>
      </w:r>
      <w:del w:id="268" w:author="Kelly, Clint Dale" w:date="2026-04-27T10:47:00Z" w16du:dateUtc="2026-04-27T14:47:00Z">
        <w:r w:rsidR="001037E8">
          <w:delText>environmental variables allowed scaling exponents to vary across conditions, and three</w:delText>
        </w:r>
      </w:del>
      <w:ins w:id="269" w:author="Kelly, Clint Dale" w:date="2026-04-27T10:47:00Z" w16du:dateUtc="2026-04-27T14:47:00Z">
        <w:r>
          <w:t>four</w:t>
        </w:r>
      </w:ins>
      <w:r>
        <w:t xml:space="preserve">-way interactions </w:t>
      </w:r>
      <w:del w:id="270" w:author="Kelly, Clint Dale" w:date="2026-04-27T10:47:00Z" w16du:dateUtc="2026-04-27T14:47:00Z">
        <w:r w:rsidR="001037E8">
          <w:delText>with</w:delText>
        </w:r>
      </w:del>
      <w:ins w:id="271" w:author="Kelly, Clint Dale" w:date="2026-04-27T10:47:00Z" w16du:dateUtc="2026-04-27T14:47:00Z">
        <w:r>
          <w:t>involving body size were included to capture potential</w:t>
        </w:r>
      </w:ins>
      <w:r>
        <w:t xml:space="preserve"> sex</w:t>
      </w:r>
      <w:del w:id="272" w:author="Kelly, Clint Dale" w:date="2026-04-27T10:47:00Z" w16du:dateUtc="2026-04-27T14:47:00Z">
        <w:r w:rsidR="001037E8">
          <w:delText xml:space="preserve"> tested whether</w:delText>
        </w:r>
      </w:del>
      <w:ins w:id="273" w:author="Kelly, Clint Dale" w:date="2026-04-27T10:47:00Z" w16du:dateUtc="2026-04-27T14:47:00Z">
        <w:r>
          <w:t>-specific</w:t>
        </w:r>
      </w:ins>
      <w:r>
        <w:t xml:space="preserve"> environmental </w:t>
      </w:r>
      <w:del w:id="274" w:author="Kelly, Clint Dale" w:date="2026-04-27T10:47:00Z" w16du:dateUtc="2026-04-27T14:47:00Z">
        <w:r w:rsidR="001037E8">
          <w:delText>sensitivity</w:delText>
        </w:r>
      </w:del>
      <w:ins w:id="275" w:author="Kelly, Clint Dale" w:date="2026-04-27T10:47:00Z" w16du:dateUtc="2026-04-27T14:47:00Z">
        <w:r>
          <w:t>modulation</w:t>
        </w:r>
      </w:ins>
      <w:r>
        <w:t xml:space="preserve"> of scaling </w:t>
      </w:r>
      <w:del w:id="276" w:author="Kelly, Clint Dale" w:date="2026-04-27T10:47:00Z" w16du:dateUtc="2026-04-27T14:47:00Z">
        <w:r w:rsidR="001037E8">
          <w:delText>differed between males and females</w:delText>
        </w:r>
      </w:del>
      <w:ins w:id="277" w:author="Kelly, Clint Dale" w:date="2026-04-27T10:47:00Z" w16du:dateUtc="2026-04-27T14:47:00Z">
        <w:r>
          <w:t>relationships</w:t>
        </w:r>
      </w:ins>
      <w:r>
        <w:t xml:space="preserve">. Maternal identity (n = 110 families) was included as a random intercept and random slope for body size, allowing families to vary in </w:t>
      </w:r>
      <w:del w:id="278" w:author="Kelly, Clint Dale" w:date="2026-04-27T10:47:00Z" w16du:dateUtc="2026-04-27T14:47:00Z">
        <w:r w:rsidR="001037E8">
          <w:delText>baseline forceps size and scaling exponent</w:delText>
        </w:r>
      </w:del>
      <w:ins w:id="279" w:author="Kelly, Clint Dale" w:date="2026-04-27T10:47:00Z" w16du:dateUtc="2026-04-27T14:47:00Z">
        <w:r>
          <w:t>both intercepts and slopes</w:t>
        </w:r>
      </w:ins>
      <w:r>
        <w:t>.</w:t>
      </w:r>
    </w:p>
    <w:p w14:paraId="05FE6603" w14:textId="77777777" w:rsidR="00DF0C3E" w:rsidRDefault="00120AFF">
      <w:pPr>
        <w:pStyle w:val="Heading3"/>
      </w:pPr>
      <w:bookmarkStart w:id="280" w:name="morph-specific-allometry"/>
      <w:bookmarkEnd w:id="240"/>
      <w:r>
        <w:t>Morph-specific allometry</w:t>
      </w:r>
    </w:p>
    <w:p w14:paraId="0B9C2DAD" w14:textId="77777777" w:rsidR="00DF0C3E" w:rsidRDefault="00120AFF">
      <w:pPr>
        <w:pStyle w:val="FirstParagraph"/>
      </w:pPr>
      <w:r>
        <w:t xml:space="preserve">To examine scaling architecture within males, we fitted a second </w:t>
      </w:r>
      <w:ins w:id="281" w:author="Kelly, Clint Dale" w:date="2026-04-27T10:47:00Z" w16du:dateUtc="2026-04-27T14:47:00Z">
        <w:r>
          <w:t xml:space="preserve">hierarchical </w:t>
        </w:r>
      </w:ins>
      <w:r>
        <w:t>model restricted to males</w:t>
      </w:r>
      <w:del w:id="282" w:author="Kelly, Clint Dale" w:date="2026-04-27T10:47:00Z" w16du:dateUtc="2026-04-27T14:47:00Z">
        <w:r w:rsidR="001037E8">
          <w:delText>.</w:delText>
        </w:r>
      </w:del>
      <w:ins w:id="283" w:author="Kelly, Clint Dale" w:date="2026-04-27T10:47:00Z" w16du:dateUtc="2026-04-27T14:47:00Z">
        <w:r>
          <w:t xml:space="preserve"> using </w:t>
        </w:r>
        <w:proofErr w:type="spellStart"/>
        <w:proofErr w:type="gramStart"/>
        <w:r>
          <w:t>brm</w:t>
        </w:r>
        <w:proofErr w:type="spellEnd"/>
        <w:r>
          <w:t>(</w:t>
        </w:r>
        <w:proofErr w:type="gramEnd"/>
        <w:r>
          <w:t>).</w:t>
        </w:r>
      </w:ins>
      <w:r>
        <w:t xml:space="preserve"> Log-transformed forceps length was </w:t>
      </w:r>
      <w:del w:id="284" w:author="Kelly, Clint Dale" w:date="2026-04-27T10:47:00Z" w16du:dateUtc="2026-04-27T14:47:00Z">
        <w:r w:rsidR="001037E8">
          <w:delText>modeled</w:delText>
        </w:r>
      </w:del>
      <w:ins w:id="285" w:author="Kelly, Clint Dale" w:date="2026-04-27T10:47:00Z" w16du:dateUtc="2026-04-27T14:47:00Z">
        <w:r>
          <w:t>modelled</w:t>
        </w:r>
      </w:ins>
      <w:r>
        <w:t xml:space="preserve"> as a function of body size,</w:t>
      </w:r>
      <w:ins w:id="286" w:author="Kelly, Clint Dale" w:date="2026-04-27T10:47:00Z" w16du:dateUtc="2026-04-27T14:47:00Z">
        <w:r>
          <w:t xml:space="preserve"> male</w:t>
        </w:r>
      </w:ins>
      <w:r>
        <w:t xml:space="preserve"> morph (macrolabic versus brachylabic), diet, density, and all corresponding interactions. Body size × morph interactions </w:t>
      </w:r>
      <w:del w:id="287" w:author="Kelly, Clint Dale" w:date="2026-04-27T10:47:00Z" w16du:dateUtc="2026-04-27T14:47:00Z">
        <w:r w:rsidR="001037E8">
          <w:delText>were tested to assess baseline slope divergence</w:delText>
        </w:r>
      </w:del>
      <w:ins w:id="288" w:author="Kelly, Clint Dale" w:date="2026-04-27T10:47:00Z" w16du:dateUtc="2026-04-27T14:47:00Z">
        <w:r>
          <w:t>quantify differences in scaling exponents</w:t>
        </w:r>
      </w:ins>
      <w:r>
        <w:t xml:space="preserve"> between morphs, </w:t>
      </w:r>
      <w:del w:id="289" w:author="Kelly, Clint Dale" w:date="2026-04-27T10:47:00Z" w16du:dateUtc="2026-04-27T14:47:00Z">
        <w:r w:rsidR="001037E8">
          <w:delText>and three-way</w:delText>
        </w:r>
      </w:del>
      <w:ins w:id="290" w:author="Kelly, Clint Dale" w:date="2026-04-27T10:47:00Z" w16du:dateUtc="2026-04-27T14:47:00Z">
        <w:r>
          <w:t>while lower-order terms describe differences in intercepts. Higher-order</w:t>
        </w:r>
      </w:ins>
      <w:r>
        <w:t xml:space="preserve"> interactions with environmental </w:t>
      </w:r>
      <w:del w:id="291" w:author="Kelly, Clint Dale" w:date="2026-04-27T10:47:00Z" w16du:dateUtc="2026-04-27T14:47:00Z">
        <w:r w:rsidR="001037E8">
          <w:delText>factors were evaluated to assess</w:delText>
        </w:r>
      </w:del>
      <w:ins w:id="292" w:author="Kelly, Clint Dale" w:date="2026-04-27T10:47:00Z" w16du:dateUtc="2026-04-27T14:47:00Z">
        <w:r>
          <w:t>variables allow both slopes and intercepts to vary across conditions in a</w:t>
        </w:r>
      </w:ins>
      <w:r>
        <w:t xml:space="preserve"> morph-specific </w:t>
      </w:r>
      <w:del w:id="293" w:author="Kelly, Clint Dale" w:date="2026-04-27T10:47:00Z" w16du:dateUtc="2026-04-27T14:47:00Z">
        <w:r w:rsidR="001037E8">
          <w:delText>slope plasticity.</w:delText>
        </w:r>
      </w:del>
      <w:ins w:id="294" w:author="Kelly, Clint Dale" w:date="2026-04-27T10:47:00Z" w16du:dateUtc="2026-04-27T14:47:00Z">
        <w:r>
          <w:t>manner.</w:t>
        </w:r>
      </w:ins>
      <w:r>
        <w:t xml:space="preserve"> As morph classification was based on absolute forceps expression, this analysis </w:t>
      </w:r>
      <w:del w:id="295" w:author="Kelly, Clint Dale" w:date="2026-04-27T10:47:00Z" w16du:dateUtc="2026-04-27T14:47:00Z">
        <w:r w:rsidR="001037E8">
          <w:delText>tests whether</w:delText>
        </w:r>
      </w:del>
      <w:ins w:id="296" w:author="Kelly, Clint Dale" w:date="2026-04-27T10:47:00Z" w16du:dateUtc="2026-04-27T14:47:00Z">
        <w:r>
          <w:t>evaluates differences in scaling architecture among</w:t>
        </w:r>
      </w:ins>
      <w:r>
        <w:t xml:space="preserve"> emergent weapon phenotypes</w:t>
      </w:r>
      <w:del w:id="297" w:author="Kelly, Clint Dale" w:date="2026-04-27T10:47:00Z" w16du:dateUtc="2026-04-27T14:47:00Z">
        <w:r w:rsidR="001037E8">
          <w:delText xml:space="preserve"> differ in scaling architecture</w:delText>
        </w:r>
      </w:del>
      <w:r>
        <w:t xml:space="preserve"> without imposing size correction prior to morph assignment. Maternal identity (n = 104 families) was again included as a random intercept and slope for body size.</w:t>
      </w:r>
    </w:p>
    <w:p w14:paraId="0190FC40" w14:textId="77777777" w:rsidR="00DF0C3E" w:rsidRDefault="00120AFF">
      <w:pPr>
        <w:pStyle w:val="Heading3"/>
      </w:pPr>
      <w:bookmarkStart w:id="298" w:name="priors-and-model-fitting"/>
      <w:bookmarkEnd w:id="280"/>
      <w:r>
        <w:t>Priors and model fitting</w:t>
      </w:r>
    </w:p>
    <w:p w14:paraId="3229D1C8" w14:textId="77777777" w:rsidR="00DF0C3E" w:rsidRDefault="00120AFF">
      <w:pPr>
        <w:pStyle w:val="FirstParagraph"/>
      </w:pPr>
      <w:r>
        <w:t xml:space="preserve">Models were fitted in a Bayesian framework </w:t>
      </w:r>
      <w:del w:id="299" w:author="Kelly, Clint Dale" w:date="2026-04-27T10:47:00Z" w16du:dateUtc="2026-04-27T14:47:00Z">
        <w:r w:rsidR="001037E8">
          <w:delText>(</w:delText>
        </w:r>
        <w:r w:rsidR="001037E8">
          <w:rPr>
            <w:i/>
            <w:iCs/>
          </w:rPr>
          <w:delText>brms</w:delText>
        </w:r>
        <w:r w:rsidR="001037E8">
          <w:delText>, Bürkner 2017) using multilevel Gaussian regression.</w:delText>
        </w:r>
      </w:del>
      <w:ins w:id="300" w:author="Kelly, Clint Dale" w:date="2026-04-27T10:47:00Z" w16du:dateUtc="2026-04-27T14:47:00Z">
        <w:r>
          <w:t>using brms.</w:t>
        </w:r>
      </w:ins>
      <w:r>
        <w:t xml:space="preserve"> Weakly informative priors were specified for fixed effects and variance </w:t>
      </w:r>
      <w:r>
        <w:lastRenderedPageBreak/>
        <w:t xml:space="preserve">components to regularize estimates while remaining non-restrictive on the log scale. </w:t>
      </w:r>
      <w:ins w:id="301" w:author="Kelly, Clint Dale" w:date="2026-04-27T10:47:00Z" w16du:dateUtc="2026-04-27T14:47:00Z">
        <w:r>
          <w:t xml:space="preserve">Models were fit using Hamiltonian Monte Carlo via </w:t>
        </w:r>
        <w:proofErr w:type="spellStart"/>
        <w:r>
          <w:rPr>
            <w:i/>
            <w:iCs/>
          </w:rPr>
          <w:t>cmdstanr</w:t>
        </w:r>
        <w:proofErr w:type="spellEnd"/>
        <w:r>
          <w:t xml:space="preserve">. </w:t>
        </w:r>
      </w:ins>
      <w:r>
        <w:t xml:space="preserve">Convergence and sampling adequacy were </w:t>
      </w:r>
      <w:del w:id="302" w:author="Kelly, Clint Dale" w:date="2026-04-27T10:47:00Z" w16du:dateUtc="2026-04-27T14:47:00Z">
        <w:r w:rsidR="001037E8">
          <w:delText>verified</w:delText>
        </w:r>
      </w:del>
      <w:ins w:id="303" w:author="Kelly, Clint Dale" w:date="2026-04-27T10:47:00Z" w16du:dateUtc="2026-04-27T14:47:00Z">
        <w:r>
          <w:t>assessed</w:t>
        </w:r>
      </w:ins>
      <w:r>
        <w:t xml:space="preserve"> using standard diagnostics</w:t>
      </w:r>
      <w:del w:id="304" w:author="Kelly, Clint Dale" w:date="2026-04-27T10:47:00Z" w16du:dateUtc="2026-04-27T14:47:00Z">
        <w:r w:rsidR="001037E8">
          <w:delText>.</w:delText>
        </w:r>
      </w:del>
      <w:ins w:id="305" w:author="Kelly, Clint Dale" w:date="2026-04-27T10:47:00Z" w16du:dateUtc="2026-04-27T14:47:00Z">
        <w:r>
          <w:t xml:space="preserve"> (R̂, effective sample sizes, and trace plots).</w:t>
        </w:r>
      </w:ins>
    </w:p>
    <w:p w14:paraId="0961B7C8" w14:textId="77777777" w:rsidR="00DF0C3E" w:rsidRDefault="00120AFF">
      <w:pPr>
        <w:pStyle w:val="Heading3"/>
      </w:pPr>
      <w:bookmarkStart w:id="306" w:name="X578e24a402b65717c10e0646a40a4afc5c147b0"/>
      <w:bookmarkEnd w:id="298"/>
      <w:r>
        <w:t>Estimation of scaling exponents and plasticity</w:t>
      </w:r>
    </w:p>
    <w:p w14:paraId="04D435A2" w14:textId="77777777" w:rsidR="00DF0C3E" w:rsidRDefault="00120AFF">
      <w:pPr>
        <w:pStyle w:val="FirstParagraph"/>
      </w:pPr>
      <w:r>
        <w:t xml:space="preserve">Condition-specific allometric slopes were derived from posterior draws </w:t>
      </w:r>
      <w:del w:id="307" w:author="Kelly, Clint Dale" w:date="2026-04-27T10:47:00Z" w16du:dateUtc="2026-04-27T14:47:00Z">
        <w:r w:rsidR="001037E8">
          <w:delText>as linear combinations of regression coefficients.</w:delText>
        </w:r>
      </w:del>
      <w:ins w:id="308" w:author="Kelly, Clint Dale" w:date="2026-04-27T10:47:00Z" w16du:dateUtc="2026-04-27T14:47:00Z">
        <w:r>
          <w:t xml:space="preserve">using the function </w:t>
        </w:r>
        <w:proofErr w:type="spellStart"/>
        <w:proofErr w:type="gramStart"/>
        <w:r>
          <w:t>emtrends</w:t>
        </w:r>
        <w:proofErr w:type="spellEnd"/>
        <w:r>
          <w:t>(</w:t>
        </w:r>
        <w:proofErr w:type="gramEnd"/>
        <w:r>
          <w:t xml:space="preserve">) from the </w:t>
        </w:r>
        <w:proofErr w:type="spellStart"/>
        <w:r>
          <w:rPr>
            <w:i/>
            <w:iCs/>
          </w:rPr>
          <w:t>emmeans</w:t>
        </w:r>
        <w:proofErr w:type="spellEnd"/>
        <w:r>
          <w:t xml:space="preserve"> package [version 2.0.1; Lenth et al. (2019)].</w:t>
        </w:r>
      </w:ins>
      <w:r>
        <w:t xml:space="preserve"> Environmental plasticity in scaling was quantified as </w:t>
      </w:r>
      <w:del w:id="309" w:author="Kelly, Clint Dale" w:date="2026-04-27T10:47:00Z" w16du:dateUtc="2026-04-27T14:47:00Z">
        <w:r w:rsidR="001037E8">
          <w:delText>the deviation</w:delText>
        </w:r>
      </w:del>
      <w:ins w:id="310" w:author="Kelly, Clint Dale" w:date="2026-04-27T10:47:00Z" w16du:dateUtc="2026-04-27T14:47:00Z">
        <w:r>
          <w:t>deviations</w:t>
        </w:r>
      </w:ins>
      <w:r>
        <w:t xml:space="preserve"> in slope from the reference condition (</w:t>
      </w:r>
      <w:del w:id="311" w:author="Kelly, Clint Dale" w:date="2026-04-27T10:47:00Z" w16du:dateUtc="2026-04-27T14:47:00Z">
        <w:r w:rsidR="001037E8">
          <w:delText>GOOD</w:delText>
        </w:r>
      </w:del>
      <w:ins w:id="312" w:author="Kelly, Clint Dale" w:date="2026-04-27T10:47:00Z" w16du:dateUtc="2026-04-27T14:47:00Z">
        <w:r>
          <w:t>good</w:t>
        </w:r>
      </w:ins>
      <w:r>
        <w:t xml:space="preserve"> diet, </w:t>
      </w:r>
      <w:ins w:id="313" w:author="Kelly, Clint Dale" w:date="2026-04-27T10:47:00Z" w16du:dateUtc="2026-04-27T14:47:00Z">
        <w:r>
          <w:t xml:space="preserve">low </w:t>
        </w:r>
      </w:ins>
      <w:r>
        <w:t>density</w:t>
      </w:r>
      <w:del w:id="314" w:author="Kelly, Clint Dale" w:date="2026-04-27T10:47:00Z" w16du:dateUtc="2026-04-27T14:47:00Z">
        <w:r w:rsidR="001037E8">
          <w:delText xml:space="preserve"> 1</w:delText>
        </w:r>
      </w:del>
      <w:r>
        <w:t>). We report posterior medians and 95% credible intervals for all slopes</w:t>
      </w:r>
      <w:ins w:id="315" w:author="Kelly, Clint Dale" w:date="2026-04-27T10:47:00Z" w16du:dateUtc="2026-04-27T14:47:00Z">
        <w:r>
          <w:t>, intercepts,</w:t>
        </w:r>
      </w:ins>
      <w:r>
        <w:t xml:space="preserve"> and </w:t>
      </w:r>
      <w:del w:id="316" w:author="Kelly, Clint Dale" w:date="2026-04-27T10:47:00Z" w16du:dateUtc="2026-04-27T14:47:00Z">
        <w:r w:rsidR="001037E8">
          <w:delText>slope differences.</w:delText>
        </w:r>
      </w:del>
      <w:ins w:id="317" w:author="Kelly, Clint Dale" w:date="2026-04-27T10:47:00Z" w16du:dateUtc="2026-04-27T14:47:00Z">
        <w:r>
          <w:t>their contrasts.</w:t>
        </w:r>
      </w:ins>
      <w:r>
        <w:t xml:space="preserve"> To </w:t>
      </w:r>
      <w:del w:id="318" w:author="Kelly, Clint Dale" w:date="2026-04-27T10:47:00Z" w16du:dateUtc="2026-04-27T14:47:00Z">
        <w:r w:rsidR="001037E8">
          <w:delText>evaluate biological relevance</w:delText>
        </w:r>
      </w:del>
      <w:ins w:id="319" w:author="Kelly, Clint Dale" w:date="2026-04-27T10:47:00Z" w16du:dateUtc="2026-04-27T14:47:00Z">
        <w:r>
          <w:t>aid interpretation</w:t>
        </w:r>
      </w:ins>
      <w:r>
        <w:t xml:space="preserve">, we also calculated posterior probabilities that slope </w:t>
      </w:r>
      <w:del w:id="320" w:author="Kelly, Clint Dale" w:date="2026-04-27T10:47:00Z" w16du:dateUtc="2026-04-27T14:47:00Z">
        <w:r w:rsidR="001037E8">
          <w:delText>changes</w:delText>
        </w:r>
      </w:del>
      <w:ins w:id="321" w:author="Kelly, Clint Dale" w:date="2026-04-27T10:47:00Z" w16du:dateUtc="2026-04-27T14:47:00Z">
        <w:r>
          <w:t>differences</w:t>
        </w:r>
      </w:ins>
      <w:r>
        <w:t xml:space="preserve"> exceeded zero and that their absolute magnitude exceeded 0.1 on the log–log scale. All inference is based on posterior distributions rather than null-hypothesis significance testing.</w:t>
      </w:r>
    </w:p>
    <w:p w14:paraId="5C1A4BFF" w14:textId="77777777" w:rsidR="00DF0C3E" w:rsidRDefault="00120AFF">
      <w:pPr>
        <w:pStyle w:val="Heading1"/>
      </w:pPr>
      <w:bookmarkStart w:id="322" w:name="results"/>
      <w:bookmarkEnd w:id="167"/>
      <w:bookmarkEnd w:id="306"/>
      <w:r>
        <w:t>Results</w:t>
      </w:r>
    </w:p>
    <w:p w14:paraId="6DDC9EFE" w14:textId="77777777" w:rsidR="00C02A88" w:rsidRDefault="001037E8">
      <w:pPr>
        <w:pStyle w:val="Heading3"/>
        <w:rPr>
          <w:del w:id="323" w:author="Kelly, Clint Dale" w:date="2026-04-27T10:47:00Z" w16du:dateUtc="2026-04-27T14:47:00Z"/>
        </w:rPr>
      </w:pPr>
      <w:bookmarkStart w:id="324" w:name="X51e936449c666f9236b74280067f57a9dcd0d53"/>
      <w:del w:id="325" w:author="Kelly, Clint Dale" w:date="2026-04-27T10:47:00Z" w16du:dateUtc="2026-04-27T14:47:00Z">
        <w:r>
          <w:delText>Sexual dimorphism in scaling relationships</w:delText>
        </w:r>
      </w:del>
    </w:p>
    <w:p w14:paraId="77E26A69" w14:textId="77777777" w:rsidR="00DF0C3E" w:rsidRDefault="00120AFF">
      <w:pPr>
        <w:pStyle w:val="FirstParagraph"/>
      </w:pPr>
      <w:r>
        <w:t xml:space="preserve">Forceps length scaled positively with pronotum length </w:t>
      </w:r>
      <w:del w:id="326" w:author="Kelly, Clint Dale" w:date="2026-04-27T10:47:00Z" w16du:dateUtc="2026-04-27T14:47:00Z">
        <w:r w:rsidR="001037E8">
          <w:delText xml:space="preserve">in both sexes </w:delText>
        </w:r>
      </w:del>
      <w:r>
        <w:t xml:space="preserve">across all </w:t>
      </w:r>
      <w:del w:id="327" w:author="Kelly, Clint Dale" w:date="2026-04-27T10:47:00Z" w16du:dateUtc="2026-04-27T14:47:00Z">
        <w:r w:rsidR="001037E8">
          <w:delText>environmental treatments (</w:delText>
        </w:r>
        <w:r w:rsidR="00C02A88">
          <w:fldChar w:fldCharType="begin"/>
        </w:r>
        <w:r w:rsidR="00C02A88">
          <w:delInstrText>HYPERLINK \l "fig-one" \h</w:delInstrText>
        </w:r>
        <w:r w:rsidR="00C02A88">
          <w:fldChar w:fldCharType="separate"/>
        </w:r>
        <w:r w:rsidR="00C02A88">
          <w:rPr>
            <w:rStyle w:val="Hyperlink"/>
          </w:rPr>
          <w:delText>Figure 1</w:delText>
        </w:r>
        <w:r w:rsidR="00C02A88">
          <w:fldChar w:fldCharType="end"/>
        </w:r>
        <w:r w:rsidR="001037E8">
          <w:delText>). Females</w:delText>
        </w:r>
      </w:del>
      <w:ins w:id="328" w:author="Kelly, Clint Dale" w:date="2026-04-27T10:47:00Z" w16du:dateUtc="2026-04-27T14:47:00Z">
        <w:r>
          <w:t>individuals, confirming overall positive allometry (Table S1). Descriptively, females</w:t>
        </w:r>
      </w:ins>
      <w:r>
        <w:t xml:space="preserve"> exhibited a continuous distribution of weapon sizes across body sizes (</w:t>
      </w:r>
      <m:oMath>
        <m:acc>
          <m:accPr>
            <m:chr m:val="‾"/>
            <m:ctrlPr>
              <w:rPr>
                <w:rFonts w:ascii="Cambria Math" w:hAnsi="Cambria Math"/>
              </w:rPr>
            </m:ctrlPr>
          </m:accPr>
          <m:e>
            <m:r>
              <w:rPr>
                <w:rFonts w:ascii="Cambria Math" w:hAnsi="Cambria Math"/>
              </w:rPr>
              <m:t>x</m:t>
            </m:r>
          </m:e>
        </m:acc>
      </m:oMath>
      <w:r>
        <w:t xml:space="preserve"> ± SE pronotum length = 1.77 ± 0.005 mm; </w:t>
      </w:r>
      <m:oMath>
        <m:acc>
          <m:accPr>
            <m:chr m:val="‾"/>
            <m:ctrlPr>
              <w:rPr>
                <w:rFonts w:ascii="Cambria Math" w:hAnsi="Cambria Math"/>
              </w:rPr>
            </m:ctrlPr>
          </m:accPr>
          <m:e>
            <m:r>
              <w:rPr>
                <w:rFonts w:ascii="Cambria Math" w:hAnsi="Cambria Math"/>
              </w:rPr>
              <m:t>x</m:t>
            </m:r>
          </m:e>
        </m:acc>
      </m:oMath>
      <w:r>
        <w:t xml:space="preserve"> ± SE forceps length = 3.59 ± 0.008 mm, n = 935), whereas males formed two discrete clusters corresponding to brachylabic (</w:t>
      </w:r>
      <m:oMath>
        <m:acc>
          <m:accPr>
            <m:chr m:val="‾"/>
            <m:ctrlPr>
              <w:rPr>
                <w:rFonts w:ascii="Cambria Math" w:hAnsi="Cambria Math"/>
              </w:rPr>
            </m:ctrlPr>
          </m:accPr>
          <m:e>
            <m:r>
              <w:rPr>
                <w:rFonts w:ascii="Cambria Math" w:hAnsi="Cambria Math"/>
              </w:rPr>
              <m:t>x</m:t>
            </m:r>
          </m:e>
        </m:acc>
      </m:oMath>
      <w:r>
        <w:t xml:space="preserve"> ± SE pronotum length = 1.66 ± 0.006 mm; </w:t>
      </w:r>
      <m:oMath>
        <m:acc>
          <m:accPr>
            <m:chr m:val="‾"/>
            <m:ctrlPr>
              <w:rPr>
                <w:rFonts w:ascii="Cambria Math" w:hAnsi="Cambria Math"/>
              </w:rPr>
            </m:ctrlPr>
          </m:accPr>
          <m:e>
            <m:r>
              <w:rPr>
                <w:rFonts w:ascii="Cambria Math" w:hAnsi="Cambria Math"/>
              </w:rPr>
              <m:t>x</m:t>
            </m:r>
          </m:e>
        </m:acc>
      </m:oMath>
      <w:r>
        <w:t xml:space="preserve"> ± SE forceps length = 4.064 ± 0.014 mm, n = 491) and macrolabic </w:t>
      </w:r>
      <w:r>
        <w:lastRenderedPageBreak/>
        <w:t>morphs (</w:t>
      </w:r>
      <m:oMath>
        <m:acc>
          <m:accPr>
            <m:chr m:val="‾"/>
            <m:ctrlPr>
              <w:rPr>
                <w:rFonts w:ascii="Cambria Math" w:hAnsi="Cambria Math"/>
              </w:rPr>
            </m:ctrlPr>
          </m:accPr>
          <m:e>
            <m:r>
              <w:rPr>
                <w:rFonts w:ascii="Cambria Math" w:hAnsi="Cambria Math"/>
              </w:rPr>
              <m:t>x</m:t>
            </m:r>
          </m:e>
        </m:acc>
      </m:oMath>
      <w:r>
        <w:t xml:space="preserve"> ± SE pronotum length = 1.80 ± 0.006 mm; </w:t>
      </w:r>
      <m:oMath>
        <m:acc>
          <m:accPr>
            <m:chr m:val="‾"/>
            <m:ctrlPr>
              <w:rPr>
                <w:rFonts w:ascii="Cambria Math" w:hAnsi="Cambria Math"/>
              </w:rPr>
            </m:ctrlPr>
          </m:accPr>
          <m:e>
            <m:r>
              <w:rPr>
                <w:rFonts w:ascii="Cambria Math" w:hAnsi="Cambria Math"/>
              </w:rPr>
              <m:t>x</m:t>
            </m:r>
          </m:e>
        </m:acc>
      </m:oMath>
      <w:r>
        <w:t xml:space="preserve"> ± SE forceps length = 5.93 ± 0.033; n = 488</w:t>
      </w:r>
      <w:del w:id="329" w:author="Kelly, Clint Dale" w:date="2026-04-27T10:47:00Z" w16du:dateUtc="2026-04-27T14:47:00Z">
        <w:r w:rsidR="001037E8">
          <w:delText>), while maintaining the overall positive scaling relationship between body size and forceps length..</w:delText>
        </w:r>
      </w:del>
      <w:ins w:id="330" w:author="Kelly, Clint Dale" w:date="2026-04-27T10:47:00Z" w16du:dateUtc="2026-04-27T14:47:00Z">
        <w:r>
          <w:t xml:space="preserve">; </w:t>
        </w:r>
        <w:r w:rsidR="00DF0C3E">
          <w:fldChar w:fldCharType="begin"/>
        </w:r>
        <w:r w:rsidR="00DF0C3E">
          <w:instrText>HYPERLINK \l "fig-two" \h</w:instrText>
        </w:r>
        <w:r w:rsidR="00DF0C3E">
          <w:fldChar w:fldCharType="separate"/>
        </w:r>
        <w:r w:rsidR="00DF0C3E">
          <w:rPr>
            <w:rStyle w:val="Hyperlink"/>
          </w:rPr>
          <w:t>Figure 2</w:t>
        </w:r>
        <w:r w:rsidR="00DF0C3E">
          <w:fldChar w:fldCharType="end"/>
        </w:r>
        <w:r>
          <w:t>).</w:t>
        </w:r>
      </w:ins>
    </w:p>
    <w:p w14:paraId="44192E89" w14:textId="77777777" w:rsidR="00DF0C3E" w:rsidRDefault="001037E8">
      <w:pPr>
        <w:pStyle w:val="Heading3"/>
        <w:rPr>
          <w:ins w:id="331" w:author="Kelly, Clint Dale" w:date="2026-04-27T10:47:00Z" w16du:dateUtc="2026-04-27T14:47:00Z"/>
        </w:rPr>
      </w:pPr>
      <w:bookmarkStart w:id="332" w:name="sex-differences-in-scaling-relationships"/>
      <w:del w:id="333" w:author="Kelly, Clint Dale" w:date="2026-04-27T10:47:00Z" w16du:dateUtc="2026-04-27T14:47:00Z">
        <w:r>
          <w:delText>Forceps allometry</w:delText>
        </w:r>
      </w:del>
      <w:ins w:id="334" w:author="Kelly, Clint Dale" w:date="2026-04-27T10:47:00Z" w16du:dateUtc="2026-04-27T14:47:00Z">
        <w:r w:rsidR="00120AFF">
          <w:t>Sex differences in scaling relationships</w:t>
        </w:r>
      </w:ins>
    </w:p>
    <w:p w14:paraId="120D248F" w14:textId="77777777" w:rsidR="00C02A88" w:rsidRDefault="00120AFF">
      <w:pPr>
        <w:pStyle w:val="BodyText"/>
        <w:rPr>
          <w:del w:id="335" w:author="Kelly, Clint Dale" w:date="2026-04-27T10:47:00Z" w16du:dateUtc="2026-04-27T14:47:00Z"/>
        </w:rPr>
      </w:pPr>
      <w:ins w:id="336" w:author="Kelly, Clint Dale" w:date="2026-04-27T10:47:00Z" w16du:dateUtc="2026-04-27T14:47:00Z">
        <w:r>
          <w:t>Allometric slopes</w:t>
        </w:r>
      </w:ins>
      <w:r>
        <w:t xml:space="preserve"> differed </w:t>
      </w:r>
      <w:del w:id="337" w:author="Kelly, Clint Dale" w:date="2026-04-27T10:47:00Z" w16du:dateUtc="2026-04-27T14:47:00Z">
        <w:r w:rsidR="001037E8">
          <w:delText>markedly</w:delText>
        </w:r>
      </w:del>
      <w:ins w:id="338" w:author="Kelly, Clint Dale" w:date="2026-04-27T10:47:00Z" w16du:dateUtc="2026-04-27T14:47:00Z">
        <w:r>
          <w:t>strongly</w:t>
        </w:r>
      </w:ins>
      <w:r>
        <w:t xml:space="preserve"> between </w:t>
      </w:r>
      <w:del w:id="339" w:author="Kelly, Clint Dale" w:date="2026-04-27T10:47:00Z" w16du:dateUtc="2026-04-27T14:47:00Z">
        <w:r w:rsidR="001037E8">
          <w:delText xml:space="preserve">the </w:delText>
        </w:r>
      </w:del>
      <w:r>
        <w:t>sexes</w:t>
      </w:r>
      <w:del w:id="340" w:author="Kelly, Clint Dale" w:date="2026-04-27T10:47:00Z" w16du:dateUtc="2026-04-27T14:47:00Z">
        <w:r w:rsidR="001037E8">
          <w:delText xml:space="preserve"> (Table S1). Under good diet and low-density conditions (reference levels), females exhibited </w:delText>
        </w:r>
      </w:del>
      <w:ins w:id="341" w:author="Kelly, Clint Dale" w:date="2026-04-27T10:47:00Z" w16du:dateUtc="2026-04-27T14:47:00Z">
        <w:r>
          <w:t xml:space="preserve">. Because males comprise two morphs with differing scaling relationships, sex-specific results should be interpreted as averages across male phenotypes. Females showed </w:t>
        </w:r>
      </w:ins>
      <w:r>
        <w:t xml:space="preserve">a </w:t>
      </w:r>
      <w:del w:id="342" w:author="Kelly, Clint Dale" w:date="2026-04-27T10:47:00Z" w16du:dateUtc="2026-04-27T14:47:00Z">
        <w:r w:rsidR="001037E8">
          <w:delText xml:space="preserve">positive but </w:delText>
        </w:r>
      </w:del>
      <w:r>
        <w:t xml:space="preserve">moderate </w:t>
      </w:r>
      <w:del w:id="343" w:author="Kelly, Clint Dale" w:date="2026-04-27T10:47:00Z" w16du:dateUtc="2026-04-27T14:47:00Z">
        <w:r w:rsidR="001037E8">
          <w:delText>scaling</w:delText>
        </w:r>
      </w:del>
      <w:ins w:id="344" w:author="Kelly, Clint Dale" w:date="2026-04-27T10:47:00Z" w16du:dateUtc="2026-04-27T14:47:00Z">
        <w:r>
          <w:t>positive</w:t>
        </w:r>
      </w:ins>
      <w:r>
        <w:t xml:space="preserve"> relationship between </w:t>
      </w:r>
      <w:ins w:id="345" w:author="Kelly, Clint Dale" w:date="2026-04-27T10:47:00Z" w16du:dateUtc="2026-04-27T14:47:00Z">
        <w:r>
          <w:t xml:space="preserve">body size and </w:t>
        </w:r>
      </w:ins>
      <w:r>
        <w:t xml:space="preserve">forceps length </w:t>
      </w:r>
      <w:del w:id="346" w:author="Kelly, Clint Dale" w:date="2026-04-27T10:47:00Z" w16du:dateUtc="2026-04-27T14:47:00Z">
        <w:r w:rsidR="001037E8">
          <w:delText>and body size (posterior mean slope</w:delText>
        </w:r>
      </w:del>
      <w:ins w:id="347" w:author="Kelly, Clint Dale" w:date="2026-04-27T10:47:00Z" w16du:dateUtc="2026-04-27T14:47:00Z">
        <w:r>
          <w:t>(</w:t>
        </w:r>
        <w:proofErr w:type="spellStart"/>
        <w:r>
          <w:t>logP</w:t>
        </w:r>
        <w:proofErr w:type="spellEnd"/>
        <w:r>
          <w:t xml:space="preserve">: </w:t>
        </w:r>
      </w:ins>
      <m:oMath>
        <m:r>
          <w:ins w:id="348" w:author="Kelly, Clint Dale" w:date="2026-04-27T10:47:00Z" w16du:dateUtc="2026-04-27T14:47:00Z">
            <w:rPr>
              <w:rFonts w:ascii="Cambria Math" w:hAnsi="Cambria Math"/>
            </w:rPr>
            <m:t>β</m:t>
          </w:ins>
        </m:r>
      </m:oMath>
      <w:r>
        <w:t xml:space="preserve"> = 0.</w:t>
      </w:r>
      <w:del w:id="349" w:author="Kelly, Clint Dale" w:date="2026-04-27T10:47:00Z" w16du:dateUtc="2026-04-27T14:47:00Z">
        <w:r w:rsidR="001037E8">
          <w:delText>33</w:delText>
        </w:r>
      </w:del>
      <w:ins w:id="350" w:author="Kelly, Clint Dale" w:date="2026-04-27T10:47:00Z" w16du:dateUtc="2026-04-27T14:47:00Z">
        <w:r>
          <w:t>35</w:t>
        </w:r>
      </w:ins>
      <w:r>
        <w:t xml:space="preserve">, 95% </w:t>
      </w:r>
      <w:proofErr w:type="spellStart"/>
      <w:r>
        <w:t>CrI</w:t>
      </w:r>
      <w:proofErr w:type="spellEnd"/>
      <w:r>
        <w:t>: 0.</w:t>
      </w:r>
      <w:del w:id="351" w:author="Kelly, Clint Dale" w:date="2026-04-27T10:47:00Z" w16du:dateUtc="2026-04-27T14:47:00Z">
        <w:r w:rsidR="001037E8">
          <w:delText xml:space="preserve">08–0.55). Males showed </w:delText>
        </w:r>
      </w:del>
      <w:ins w:id="352" w:author="Kelly, Clint Dale" w:date="2026-04-27T10:47:00Z" w16du:dateUtc="2026-04-27T14:47:00Z">
        <w:r>
          <w:t xml:space="preserve">07 – 0.65; </w:t>
        </w:r>
        <w:r w:rsidR="00DF0C3E">
          <w:fldChar w:fldCharType="begin"/>
        </w:r>
        <w:r w:rsidR="00DF0C3E">
          <w:instrText>HYPERLINK \l "fig-three" \h</w:instrText>
        </w:r>
        <w:r w:rsidR="00DF0C3E">
          <w:fldChar w:fldCharType="separate"/>
        </w:r>
        <w:r w:rsidR="00DF0C3E">
          <w:rPr>
            <w:rStyle w:val="Hyperlink"/>
          </w:rPr>
          <w:t>Figure 3</w:t>
        </w:r>
        <w:r w:rsidR="00DF0C3E">
          <w:fldChar w:fldCharType="end"/>
        </w:r>
        <w:r>
          <w:t xml:space="preserve">a), whereas males exhibited </w:t>
        </w:r>
      </w:ins>
      <w:r>
        <w:t>substantially steeper scaling</w:t>
      </w:r>
      <w:del w:id="353" w:author="Kelly, Clint Dale" w:date="2026-04-27T10:47:00Z" w16du:dateUtc="2026-04-27T14:47:00Z">
        <w:r w:rsidR="001037E8">
          <w:delText>, as indicated by the positive interaction between body size and sex (log pronotum × sexmale</w:delText>
        </w:r>
      </w:del>
      <w:ins w:id="354" w:author="Kelly, Clint Dale" w:date="2026-04-27T10:47:00Z" w16du:dateUtc="2026-04-27T14:47:00Z">
        <w:r>
          <w:t xml:space="preserve"> (</w:t>
        </w:r>
        <w:proofErr w:type="spellStart"/>
        <w:r>
          <w:t>logP</w:t>
        </w:r>
        <w:proofErr w:type="spellEnd"/>
        <w:r>
          <w:t xml:space="preserve"> × sex: </w:t>
        </w:r>
      </w:ins>
      <m:oMath>
        <m:r>
          <w:ins w:id="355" w:author="Kelly, Clint Dale" w:date="2026-04-27T10:47:00Z" w16du:dateUtc="2026-04-27T14:47:00Z">
            <w:rPr>
              <w:rFonts w:ascii="Cambria Math" w:hAnsi="Cambria Math"/>
            </w:rPr>
            <m:t>β</m:t>
          </w:ins>
        </m:r>
      </m:oMath>
      <w:r>
        <w:t xml:space="preserve"> = 0.</w:t>
      </w:r>
      <w:del w:id="356" w:author="Kelly, Clint Dale" w:date="2026-04-27T10:47:00Z" w16du:dateUtc="2026-04-27T14:47:00Z">
        <w:r w:rsidR="001037E8">
          <w:delText>53</w:delText>
        </w:r>
      </w:del>
      <w:ins w:id="357" w:author="Kelly, Clint Dale" w:date="2026-04-27T10:47:00Z" w16du:dateUtc="2026-04-27T14:47:00Z">
        <w:r>
          <w:t>61</w:t>
        </w:r>
      </w:ins>
      <w:r>
        <w:t xml:space="preserve">, 95% </w:t>
      </w:r>
      <w:proofErr w:type="spellStart"/>
      <w:r>
        <w:t>CrI</w:t>
      </w:r>
      <w:proofErr w:type="spellEnd"/>
      <w:r>
        <w:t>: 0.</w:t>
      </w:r>
      <w:del w:id="358" w:author="Kelly, Clint Dale" w:date="2026-04-27T10:47:00Z" w16du:dateUtc="2026-04-27T14:47:00Z">
        <w:r w:rsidR="001037E8">
          <w:delText>22–</w:delText>
        </w:r>
      </w:del>
      <w:ins w:id="359" w:author="Kelly, Clint Dale" w:date="2026-04-27T10:47:00Z" w16du:dateUtc="2026-04-27T14:47:00Z">
        <w:r>
          <w:t xml:space="preserve">25 – </w:t>
        </w:r>
      </w:ins>
      <w:r>
        <w:t>0.</w:t>
      </w:r>
      <w:del w:id="360" w:author="Kelly, Clint Dale" w:date="2026-04-27T10:47:00Z" w16du:dateUtc="2026-04-27T14:47:00Z">
        <w:r w:rsidR="001037E8">
          <w:delText>84</w:delText>
        </w:r>
      </w:del>
      <w:ins w:id="361" w:author="Kelly, Clint Dale" w:date="2026-04-27T10:47:00Z" w16du:dateUtc="2026-04-27T14:47:00Z">
        <w:r>
          <w:t>98</w:t>
        </w:r>
      </w:ins>
      <w:r>
        <w:t xml:space="preserve">; Table S1). </w:t>
      </w:r>
      <w:del w:id="362" w:author="Kelly, Clint Dale" w:date="2026-04-27T10:47:00Z" w16du:dateUtc="2026-04-27T14:47:00Z">
        <w:r w:rsidR="001037E8">
          <w:delText xml:space="preserve">Under baseline conditions, the implied male slope was 0.86 (95% CrI: 0.64–1.08). </w:delText>
        </w:r>
      </w:del>
      <w:r>
        <w:t xml:space="preserve">This </w:t>
      </w:r>
      <w:del w:id="363" w:author="Kelly, Clint Dale" w:date="2026-04-27T10:47:00Z" w16du:dateUtc="2026-04-27T14:47:00Z">
        <w:r w:rsidR="001037E8">
          <w:delText>difference</w:delText>
        </w:r>
      </w:del>
      <w:ins w:id="364" w:author="Kelly, Clint Dale" w:date="2026-04-27T10:47:00Z" w16du:dateUtc="2026-04-27T14:47:00Z">
        <w:r>
          <w:t>divergence</w:t>
        </w:r>
      </w:ins>
      <w:r>
        <w:t xml:space="preserve"> is evident in </w:t>
      </w:r>
      <w:del w:id="365" w:author="Kelly, Clint Dale" w:date="2026-04-27T10:47:00Z" w16du:dateUtc="2026-04-27T14:47:00Z">
        <w:r w:rsidR="001037E8">
          <w:delText>the separation of predicted scaling relationships between sexes (</w:delText>
        </w:r>
        <w:r w:rsidR="00C02A88">
          <w:fldChar w:fldCharType="begin"/>
        </w:r>
        <w:r w:rsidR="00C02A88">
          <w:delInstrText>HYPERLINK \l "fig-two" \h</w:delInstrText>
        </w:r>
        <w:r w:rsidR="00C02A88">
          <w:fldChar w:fldCharType="separate"/>
        </w:r>
        <w:r w:rsidR="00C02A88">
          <w:rPr>
            <w:rStyle w:val="Hyperlink"/>
          </w:rPr>
          <w:delText>Figure 2</w:delText>
        </w:r>
        <w:r w:rsidR="00C02A88">
          <w:fldChar w:fldCharType="end"/>
        </w:r>
        <w:r w:rsidR="001037E8">
          <w:delText>) and in posterior slope estimates (</w:delText>
        </w:r>
      </w:del>
      <w:hyperlink w:anchor="fig-three">
        <w:r w:rsidR="00DF0C3E">
          <w:rPr>
            <w:rStyle w:val="Hyperlink"/>
          </w:rPr>
          <w:t>Figure 3</w:t>
        </w:r>
      </w:hyperlink>
      <w:del w:id="366" w:author="Kelly, Clint Dale" w:date="2026-04-27T10:47:00Z" w16du:dateUtc="2026-04-27T14:47:00Z">
        <w:r w:rsidR="001037E8">
          <w:delText>). The posterior probability that male slopes exceeded female slopes was &gt; 0.9995, indicating pronounced sexual dimorphism in scaling exponent. Sexes also differed strongly in intercept. At mean body size, males had larger forceps than females (sexmale = 0.28, 95% CrI: 0.26–0.31; Table S1), demonstrating clear size dimorphism independent of slope differences. Thus, sexual dimorphism in weapon exaggeration reflects divergence in both scaling exponent and mean trait size.</w:delText>
        </w:r>
      </w:del>
    </w:p>
    <w:p w14:paraId="1D403A26" w14:textId="77777777" w:rsidR="00C02A88" w:rsidRDefault="001037E8">
      <w:pPr>
        <w:pStyle w:val="Heading3"/>
        <w:rPr>
          <w:del w:id="367" w:author="Kelly, Clint Dale" w:date="2026-04-27T10:47:00Z" w16du:dateUtc="2026-04-27T14:47:00Z"/>
        </w:rPr>
      </w:pPr>
      <w:bookmarkStart w:id="368" w:name="sex-specific-environmental-sensitivity"/>
      <w:bookmarkEnd w:id="324"/>
      <w:del w:id="369" w:author="Kelly, Clint Dale" w:date="2026-04-27T10:47:00Z" w16du:dateUtc="2026-04-27T14:47:00Z">
        <w:r>
          <w:lastRenderedPageBreak/>
          <w:delText>Sex-specific environmental sensitivity</w:delText>
        </w:r>
      </w:del>
    </w:p>
    <w:p w14:paraId="4403801F" w14:textId="77777777" w:rsidR="00C02A88" w:rsidRDefault="001037E8">
      <w:pPr>
        <w:pStyle w:val="Heading4"/>
        <w:rPr>
          <w:del w:id="370" w:author="Kelly, Clint Dale" w:date="2026-04-27T10:47:00Z" w16du:dateUtc="2026-04-27T14:47:00Z"/>
        </w:rPr>
      </w:pPr>
      <w:bookmarkStart w:id="371" w:name="intercept-plasticity"/>
      <w:del w:id="372" w:author="Kelly, Clint Dale" w:date="2026-04-27T10:47:00Z" w16du:dateUtc="2026-04-27T14:47:00Z">
        <w:r>
          <w:delText>Intercept plasticity</w:delText>
        </w:r>
      </w:del>
    </w:p>
    <w:p w14:paraId="55570791" w14:textId="77777777" w:rsidR="00C02A88" w:rsidRDefault="001037E8">
      <w:pPr>
        <w:pStyle w:val="FirstParagraph"/>
        <w:rPr>
          <w:del w:id="373" w:author="Kelly, Clint Dale" w:date="2026-04-27T10:47:00Z" w16du:dateUtc="2026-04-27T14:47:00Z"/>
        </w:rPr>
      </w:pPr>
      <w:del w:id="374" w:author="Kelly, Clint Dale" w:date="2026-04-27T10:47:00Z" w16du:dateUtc="2026-04-27T14:47:00Z">
        <w:r>
          <w:delText>Environmental effects on intercept were sex biased. Poor diet reduced forceps size at mean body size in females (dietPOOR = -0.06, 95% CrI: -0.08–-0.03; Table S1). This reduction was substantially stronger in males, as indicated by the negative sex × diet interaction (sexmale:dietPOOR = -0.10, 95% CrI: -0.13–-0.06; Table S1), yielding a total male intercept decline of approximately -0.15 under poor diet.</w:delText>
        </w:r>
      </w:del>
    </w:p>
    <w:p w14:paraId="06CA2B82" w14:textId="77777777" w:rsidR="00C02A88" w:rsidRDefault="001037E8">
      <w:pPr>
        <w:pStyle w:val="BodyText"/>
        <w:rPr>
          <w:del w:id="375" w:author="Kelly, Clint Dale" w:date="2026-04-27T10:47:00Z" w16du:dateUtc="2026-04-27T14:47:00Z"/>
        </w:rPr>
      </w:pPr>
      <w:del w:id="376" w:author="Kelly, Clint Dale" w:date="2026-04-27T10:47:00Z" w16du:dateUtc="2026-04-27T14:47:00Z">
        <w:r>
          <w:delText>Density effects on female intercepts were weak. In contrast, males exhibited positive intercept shifts at higher densities (sexmale:density4 = 0.05; sexmale:density8 = 0.08, both credible intervals excluding zero; Table S1). Thus, males were more environmentally sensitive than females in mean weapon size, showing both nutritional suppression and density-associated increases in exaggeration.</w:delText>
        </w:r>
      </w:del>
    </w:p>
    <w:p w14:paraId="14F3C7F0" w14:textId="77777777" w:rsidR="00C02A88" w:rsidRDefault="001037E8">
      <w:pPr>
        <w:pStyle w:val="Heading4"/>
        <w:rPr>
          <w:del w:id="377" w:author="Kelly, Clint Dale" w:date="2026-04-27T10:47:00Z" w16du:dateUtc="2026-04-27T14:47:00Z"/>
        </w:rPr>
      </w:pPr>
      <w:bookmarkStart w:id="378" w:name="slope-plasticity"/>
      <w:bookmarkEnd w:id="371"/>
      <w:del w:id="379" w:author="Kelly, Clint Dale" w:date="2026-04-27T10:47:00Z" w16du:dateUtc="2026-04-27T14:47:00Z">
        <w:r>
          <w:delText>Slope plasticity</w:delText>
        </w:r>
      </w:del>
    </w:p>
    <w:p w14:paraId="6749EE05" w14:textId="77777777" w:rsidR="00C02A88" w:rsidRDefault="001037E8">
      <w:pPr>
        <w:pStyle w:val="FirstParagraph"/>
        <w:rPr>
          <w:del w:id="380" w:author="Kelly, Clint Dale" w:date="2026-04-27T10:47:00Z" w16du:dateUtc="2026-04-27T14:47:00Z"/>
        </w:rPr>
      </w:pPr>
      <w:del w:id="381" w:author="Kelly, Clint Dale" w:date="2026-04-27T10:47:00Z" w16du:dateUtc="2026-04-27T14:47:00Z">
        <w:r>
          <w:delText>Female slopes were relatively stable across environments. The interaction between body size and diet was centred near zero (log pronotum:dietPOOR = -0.01, 95% CrI: -0.24–0.23; Table S1), and density interactions similarly overlapped zero. Female slopes were relatively stable across environments (</w:delText>
        </w:r>
        <w:r w:rsidR="00C02A88">
          <w:fldChar w:fldCharType="begin"/>
        </w:r>
        <w:r w:rsidR="00C02A88">
          <w:delInstrText>HYPERLINK \l "fig-four" \h</w:delInstrText>
        </w:r>
        <w:r w:rsidR="00C02A88">
          <w:fldChar w:fldCharType="separate"/>
        </w:r>
        <w:r w:rsidR="00C02A88">
          <w:rPr>
            <w:rStyle w:val="Hyperlink"/>
          </w:rPr>
          <w:delText>Figure 4</w:delText>
        </w:r>
        <w:r w:rsidR="00C02A88">
          <w:fldChar w:fldCharType="end"/>
        </w:r>
        <w:r>
          <w:delText>).</w:delText>
        </w:r>
      </w:del>
    </w:p>
    <w:p w14:paraId="1A3D19A0" w14:textId="77777777" w:rsidR="00C02A88" w:rsidRDefault="001037E8">
      <w:pPr>
        <w:pStyle w:val="BodyText"/>
        <w:rPr>
          <w:del w:id="382" w:author="Kelly, Clint Dale" w:date="2026-04-27T10:47:00Z" w16du:dateUtc="2026-04-27T14:47:00Z"/>
        </w:rPr>
      </w:pPr>
      <w:del w:id="383" w:author="Kelly, Clint Dale" w:date="2026-04-27T10:47:00Z" w16du:dateUtc="2026-04-27T14:47:00Z">
        <w:r>
          <w:delText>In contrast, males exhibited pronounced environment-dependent changes in scaling exponent (</w:delText>
        </w:r>
        <w:r w:rsidR="00C02A88">
          <w:fldChar w:fldCharType="begin"/>
        </w:r>
        <w:r w:rsidR="00C02A88">
          <w:delInstrText>HYPERLINK \l "fig-four" \h</w:delInstrText>
        </w:r>
        <w:r w:rsidR="00C02A88">
          <w:fldChar w:fldCharType="separate"/>
        </w:r>
        <w:r w:rsidR="00C02A88">
          <w:rPr>
            <w:rStyle w:val="Hyperlink"/>
          </w:rPr>
          <w:delText>Figure 4</w:delText>
        </w:r>
        <w:r w:rsidR="00C02A88">
          <w:fldChar w:fldCharType="end"/>
        </w:r>
        <w:r>
          <w:delText xml:space="preserve">). Under a poor diet, the male slope declined substantially, as indicated by the negative three-way interaction (log pronotum × sexmale × dietPOOR = -0.53, 95% CrI: -0.88–-0.19; Table S1). This corresponds to a reduction from approximately 0.86 under a good diet to approximately </w:delText>
        </w:r>
        <w:r>
          <w:lastRenderedPageBreak/>
          <w:delText>0.33 under a poor diet. Posterior probability that male slope decreased under a poor diet exceeded 0.999, and the probability that the magnitude of change exceeded 0.1 was &gt; 0.993.</w:delText>
        </w:r>
      </w:del>
    </w:p>
    <w:p w14:paraId="350CC081" w14:textId="77777777" w:rsidR="00C02A88" w:rsidRDefault="001037E8">
      <w:pPr>
        <w:pStyle w:val="BodyText"/>
        <w:rPr>
          <w:del w:id="384" w:author="Kelly, Clint Dale" w:date="2026-04-27T10:47:00Z" w16du:dateUtc="2026-04-27T14:47:00Z"/>
        </w:rPr>
      </w:pPr>
      <w:del w:id="385" w:author="Kelly, Clint Dale" w:date="2026-04-27T10:47:00Z" w16du:dateUtc="2026-04-27T14:47:00Z">
        <w:r>
          <w:delText>Density had the opposite effect, increasing male slopes at densities 4 and 8 (log pronotum × sexmale × density4 = 0.40; log pronotum × sexmale × density8 = 0.40; both credible intervals excluding zero). Posterior probabilities that male slope increases exceeded 0.1 were &gt; 0.952625. Across treatments, male slope plasticity exceeded female slope plasticity with high probability (&gt; 0.975).</w:delText>
        </w:r>
      </w:del>
    </w:p>
    <w:p w14:paraId="4541E33D" w14:textId="77777777" w:rsidR="00C02A88" w:rsidRDefault="001037E8">
      <w:pPr>
        <w:pStyle w:val="BodyText"/>
        <w:rPr>
          <w:del w:id="386" w:author="Kelly, Clint Dale" w:date="2026-04-27T10:47:00Z" w16du:dateUtc="2026-04-27T14:47:00Z"/>
        </w:rPr>
      </w:pPr>
      <w:del w:id="387" w:author="Kelly, Clint Dale" w:date="2026-04-27T10:47:00Z" w16du:dateUtc="2026-04-27T14:47:00Z">
        <w:r>
          <w:delText>Together, these results demonstrate pronounced male-specific plasticity in scaling exponent, whereas female scaling relationships appear comparatively canalized.</w:delText>
        </w:r>
      </w:del>
    </w:p>
    <w:bookmarkEnd w:id="368"/>
    <w:bookmarkEnd w:id="378"/>
    <w:p w14:paraId="0BB774DA" w14:textId="77777777" w:rsidR="00C02A88" w:rsidRDefault="001037E8">
      <w:pPr>
        <w:pStyle w:val="Heading3"/>
        <w:rPr>
          <w:del w:id="388" w:author="Kelly, Clint Dale" w:date="2026-04-27T10:47:00Z" w16du:dateUtc="2026-04-27T14:47:00Z"/>
        </w:rPr>
      </w:pPr>
      <w:del w:id="389" w:author="Kelly, Clint Dale" w:date="2026-04-27T10:47:00Z" w16du:dateUtc="2026-04-27T14:47:00Z">
        <w:r>
          <w:delText>Morphotype differences among males</w:delText>
        </w:r>
      </w:del>
    </w:p>
    <w:p w14:paraId="180A92EF" w14:textId="77777777" w:rsidR="00C02A88" w:rsidRDefault="001037E8">
      <w:pPr>
        <w:pStyle w:val="FirstParagraph"/>
        <w:rPr>
          <w:del w:id="390" w:author="Kelly, Clint Dale" w:date="2026-04-27T10:47:00Z" w16du:dateUtc="2026-04-27T14:47:00Z"/>
        </w:rPr>
      </w:pPr>
      <w:del w:id="391" w:author="Kelly, Clint Dale" w:date="2026-04-27T10:47:00Z" w16du:dateUtc="2026-04-27T14:47:00Z">
        <w:r>
          <w:delText>Given the strong male-specific plasticity, we next examined scaling architecture within males.</w:delText>
        </w:r>
      </w:del>
    </w:p>
    <w:p w14:paraId="68B39617" w14:textId="77777777" w:rsidR="00C02A88" w:rsidRDefault="001037E8">
      <w:pPr>
        <w:pStyle w:val="Heading4"/>
        <w:rPr>
          <w:del w:id="392" w:author="Kelly, Clint Dale" w:date="2026-04-27T10:47:00Z" w16du:dateUtc="2026-04-27T14:47:00Z"/>
        </w:rPr>
      </w:pPr>
      <w:del w:id="393" w:author="Kelly, Clint Dale" w:date="2026-04-27T10:47:00Z" w16du:dateUtc="2026-04-27T14:47:00Z">
        <w:r>
          <w:delText>Baseline morph differences</w:delText>
        </w:r>
      </w:del>
    </w:p>
    <w:p w14:paraId="151B294B" w14:textId="521AF3AD" w:rsidR="00DF0C3E" w:rsidRDefault="001037E8">
      <w:pPr>
        <w:pStyle w:val="FirstParagraph"/>
        <w:rPr>
          <w:ins w:id="394" w:author="Kelly, Clint Dale" w:date="2026-04-27T10:47:00Z" w16du:dateUtc="2026-04-27T14:47:00Z"/>
        </w:rPr>
      </w:pPr>
      <w:del w:id="395" w:author="Kelly, Clint Dale" w:date="2026-04-27T10:47:00Z" w16du:dateUtc="2026-04-27T14:47:00Z">
        <w:r>
          <w:delText>Under good diet and low-density conditions, brachylabic males exhibited a slope of 0.35 (95% CrI: 0.13–0.57; Table S2). Macrolabic males showed a nearly identical baseline slope (log pronotum:morphmacrolabic = 0.36 (95% CrI: -0.31–0.33; Table S2), with posterior probability of a positive difference equal to 0.521. Thus, there was little evidence of baseline slope divergence between morphs. Baseline slope similarity between morphs is evident in predicted scaling relationships (</w:delText>
        </w:r>
        <w:r w:rsidR="00C02A88">
          <w:fldChar w:fldCharType="begin"/>
        </w:r>
        <w:r w:rsidR="00C02A88">
          <w:delInstrText>HYPERLINK \l "fig-two" \h</w:delInstrText>
        </w:r>
        <w:r w:rsidR="00C02A88">
          <w:fldChar w:fldCharType="separate"/>
        </w:r>
        <w:r w:rsidR="00C02A88">
          <w:rPr>
            <w:rStyle w:val="Hyperlink"/>
          </w:rPr>
          <w:delText>Figure 2</w:delText>
        </w:r>
        <w:r w:rsidR="00C02A88">
          <w:fldChar w:fldCharType="end"/>
        </w:r>
        <w:r>
          <w:delText>) and posterior slope estimates (</w:delText>
        </w:r>
      </w:del>
      <w:ins w:id="396" w:author="Kelly, Clint Dale" w:date="2026-04-27T10:47:00Z" w16du:dateUtc="2026-04-27T14:47:00Z">
        <w:r w:rsidR="00120AFF">
          <w:t xml:space="preserve">, where male scaling relationships are consistently steeper than those of females across conditions. There was little evidence for consistent differences in intercept terms associated with sex (sex: </w:t>
        </w:r>
      </w:ins>
      <m:oMath>
        <m:r>
          <w:ins w:id="397" w:author="Kelly, Clint Dale" w:date="2026-04-27T10:47:00Z" w16du:dateUtc="2026-04-27T14:47:00Z">
            <w:rPr>
              <w:rFonts w:ascii="Cambria Math" w:hAnsi="Cambria Math"/>
            </w:rPr>
            <m:t>β</m:t>
          </w:ins>
        </m:r>
      </m:oMath>
      <w:ins w:id="398" w:author="Kelly, Clint Dale" w:date="2026-04-27T10:47:00Z" w16du:dateUtc="2026-04-27T14:47:00Z">
        <w:r w:rsidR="00120AFF">
          <w:t xml:space="preserve"> = -0.06, 95% CrI: -0.28 – </w:t>
        </w:r>
        <w:proofErr w:type="gramStart"/>
        <w:r w:rsidR="00120AFF">
          <w:t>0.15 )</w:t>
        </w:r>
        <w:proofErr w:type="gramEnd"/>
        <w:r w:rsidR="00120AFF">
          <w:t xml:space="preserve">. However, because body size was not centred, intercepts correspond to expected trait </w:t>
        </w:r>
        <w:r w:rsidR="00120AFF">
          <w:lastRenderedPageBreak/>
          <w:t>values at log body size equal to zero and are not directly biologically interpretable. Accordingly, differences between the sexes are best understood in terms of divergence in scaling slopes rather than shifts in intercepts.</w:t>
        </w:r>
      </w:ins>
    </w:p>
    <w:p w14:paraId="4E0BEED3" w14:textId="7F4588B3" w:rsidR="00DF0C3E" w:rsidRDefault="00120AFF">
      <w:pPr>
        <w:pStyle w:val="BodyText"/>
        <w:rPr>
          <w:ins w:id="399" w:author="Kelly, Clint Dale" w:date="2026-04-27T10:47:00Z" w16du:dateUtc="2026-04-27T14:47:00Z"/>
        </w:rPr>
      </w:pPr>
      <w:ins w:id="400" w:author="Kelly, Clint Dale" w:date="2026-04-27T10:47:00Z" w16du:dateUtc="2026-04-27T14:47:00Z">
        <w:r>
          <w:t>Including a quadratic term for body size provided no meaningful improvement in model fit</w:t>
        </w:r>
        <w:r w:rsidR="009D75C2">
          <w:t xml:space="preserve"> </w:t>
        </w:r>
        <w:r w:rsidR="009D75C2" w:rsidRPr="009D75C2">
          <w:t>(see Supplementary Material for statistical model equation)</w:t>
        </w:r>
        <w:r>
          <w:t>. Although the quadratic model showed a slightly higher expected log predictive density, the difference was small relative to its standard error (</w:t>
        </w:r>
      </w:ins>
      <m:oMath>
        <m:r>
          <w:ins w:id="401" w:author="Kelly, Clint Dale" w:date="2026-04-27T10:47:00Z" w16du:dateUtc="2026-04-27T14:47:00Z">
            <w:rPr>
              <w:rFonts w:ascii="Cambria Math" w:hAnsi="Cambria Math"/>
            </w:rPr>
            <m:t>Δ</m:t>
          </w:ins>
        </m:r>
      </m:oMath>
      <w:ins w:id="402" w:author="Kelly, Clint Dale" w:date="2026-04-27T10:47:00Z" w16du:dateUtc="2026-04-27T14:47:00Z">
        <w:r>
          <w:t>elpd = 3.7 ± 3.8). In addition, credible intervals for the quadratic term overlapped zero, indicating no clear evidence of curvature in the size–trait relationship. We therefore retained the linear model for all subsequent analyses.</w:t>
        </w:r>
      </w:ins>
    </w:p>
    <w:p w14:paraId="3AD5E08E" w14:textId="77777777" w:rsidR="00DF0C3E" w:rsidRDefault="00120AFF">
      <w:pPr>
        <w:pStyle w:val="Heading3"/>
        <w:rPr>
          <w:ins w:id="403" w:author="Kelly, Clint Dale" w:date="2026-04-27T10:47:00Z" w16du:dateUtc="2026-04-27T14:47:00Z"/>
        </w:rPr>
      </w:pPr>
      <w:bookmarkStart w:id="404" w:name="environmental-effects-on-scaling"/>
      <w:bookmarkEnd w:id="332"/>
      <w:ins w:id="405" w:author="Kelly, Clint Dale" w:date="2026-04-27T10:47:00Z" w16du:dateUtc="2026-04-27T14:47:00Z">
        <w:r>
          <w:t>Environmental effects on scaling</w:t>
        </w:r>
      </w:ins>
    </w:p>
    <w:p w14:paraId="3A148180" w14:textId="5EE773AC" w:rsidR="00DF0C3E" w:rsidRDefault="00120AFF">
      <w:pPr>
        <w:pStyle w:val="FirstParagraph"/>
        <w:rPr>
          <w:ins w:id="406" w:author="Kelly, Clint Dale" w:date="2026-04-27T10:47:00Z" w16du:dateUtc="2026-04-27T14:47:00Z"/>
        </w:rPr>
      </w:pPr>
      <w:ins w:id="407" w:author="Kelly, Clint Dale" w:date="2026-04-27T10:47:00Z" w16du:dateUtc="2026-04-27T14:47:00Z">
        <w:r>
          <w:t>Environmental effects on allometry were generally weak. In females, scaling relationships were largely parallel across diet and density treatments (</w:t>
        </w:r>
        <w:r w:rsidR="00DF0C3E">
          <w:fldChar w:fldCharType="begin"/>
        </w:r>
        <w:r w:rsidR="00DF0C3E">
          <w:instrText>HYPERLINK \l "fig-three" \h</w:instrText>
        </w:r>
        <w:r w:rsidR="00DF0C3E">
          <w:fldChar w:fldCharType="separate"/>
        </w:r>
        <w:r w:rsidR="00DF0C3E">
          <w:rPr>
            <w:rStyle w:val="Hyperlink"/>
          </w:rPr>
          <w:t>Figure 3</w:t>
        </w:r>
        <w:r w:rsidR="00DF0C3E">
          <w:fldChar w:fldCharType="end"/>
        </w:r>
        <w:r>
          <w:t xml:space="preserve">a), and interactions between body size and environmental variables had 95% credible intervals </w:t>
        </w:r>
        <w:r w:rsidR="00B038F5">
          <w:t>that overlapped</w:t>
        </w:r>
        <w:r>
          <w:t xml:space="preserve"> zero (Table S1), indicating little evidence </w:t>
        </w:r>
        <w:r w:rsidR="00B038F5">
          <w:t>of</w:t>
        </w:r>
        <w:r>
          <w:t xml:space="preserve"> environmentally induced changes in scaling exponents. In males, there was some indication that the nutritional environment may influence scaling relationships. The interaction between body size, sex, and diet was negative (</w:t>
        </w:r>
        <w:proofErr w:type="spellStart"/>
        <w:r>
          <w:t>logP</w:t>
        </w:r>
        <w:proofErr w:type="spellEnd"/>
        <w:r>
          <w:t xml:space="preserve"> × sex × diet: </w:t>
        </w:r>
      </w:ins>
      <m:oMath>
        <m:r>
          <w:ins w:id="408" w:author="Kelly, Clint Dale" w:date="2026-04-27T10:47:00Z" w16du:dateUtc="2026-04-27T14:47:00Z">
            <w:rPr>
              <w:rFonts w:ascii="Cambria Math" w:hAnsi="Cambria Math"/>
            </w:rPr>
            <m:t>β</m:t>
          </w:ins>
        </m:r>
      </m:oMath>
      <w:ins w:id="409" w:author="Kelly, Clint Dale" w:date="2026-04-27T10:47:00Z" w16du:dateUtc="2026-04-27T14:47:00Z">
        <w:r>
          <w:t xml:space="preserve"> = -0.68, 95% CrI: -1.25 – -0.11), consistent with a reduction in the steep male allometric slope under poor dietary conditions. This pattern is visible in </w:t>
        </w:r>
        <w:r w:rsidR="00DF0C3E">
          <w:fldChar w:fldCharType="begin"/>
        </w:r>
        <w:r w:rsidR="00DF0C3E">
          <w:instrText>HYPERLINK \l "fig-three" \h</w:instrText>
        </w:r>
        <w:r w:rsidR="00DF0C3E">
          <w:fldChar w:fldCharType="separate"/>
        </w:r>
        <w:r w:rsidR="00DF0C3E">
          <w:rPr>
            <w:rStyle w:val="Hyperlink"/>
          </w:rPr>
          <w:t>Figure 3</w:t>
        </w:r>
        <w:r w:rsidR="00DF0C3E">
          <w:fldChar w:fldCharType="end"/>
        </w:r>
        <w:r>
          <w:t xml:space="preserve">c, where slopes under a poor diet appear shallower than under a good diet, particularly at larger body sizes. However, credible intervals for several condition-specific slopes and derived contrasts overlapped zero (Table S1), indicating that support for diet-dependent changes in scaling is limited and should be interpreted with caution. By contrast, rearing density showed no consistent effect on scaling relationships. </w:t>
        </w:r>
        <w:r>
          <w:lastRenderedPageBreak/>
          <w:t>Although slopes varied slightly across density treatments (</w:t>
        </w:r>
        <w:r w:rsidR="00DF0C3E">
          <w:fldChar w:fldCharType="begin"/>
        </w:r>
        <w:r w:rsidR="00DF0C3E">
          <w:instrText>HYPERLINK \l "fig-three" \h</w:instrText>
        </w:r>
        <w:r w:rsidR="00DF0C3E">
          <w:fldChar w:fldCharType="separate"/>
        </w:r>
        <w:r w:rsidR="00DF0C3E">
          <w:rPr>
            <w:rStyle w:val="Hyperlink"/>
          </w:rPr>
          <w:t>Figure 3</w:t>
        </w:r>
        <w:r w:rsidR="00DF0C3E">
          <w:fldChar w:fldCharType="end"/>
        </w:r>
        <w:r>
          <w:t xml:space="preserve">), and interactions between body size and environmental variables had 95% credible intervals that overlapped zero (Table S1), indicating little evidence of environmentally induced changes in scaling exponents. Environmental effects on intercept terms were also limited and uncertain. Main effects of diet and density overlapped zero, and although there was weak evidence for a sex-by-diet interaction (sex × diet: </w:t>
        </w:r>
      </w:ins>
      <m:oMath>
        <m:r>
          <w:ins w:id="410" w:author="Kelly, Clint Dale" w:date="2026-04-27T10:47:00Z" w16du:dateUtc="2026-04-27T14:47:00Z">
            <w:rPr>
              <w:rFonts w:ascii="Cambria Math" w:hAnsi="Cambria Math"/>
            </w:rPr>
            <m:t>β</m:t>
          </w:ins>
        </m:r>
      </m:oMath>
      <w:ins w:id="411" w:author="Kelly, Clint Dale" w:date="2026-04-27T10:47:00Z" w16du:dateUtc="2026-04-27T14:47:00Z">
        <w:r>
          <w:t xml:space="preserve"> = 0.29, 95% CrI: -0.01 – 0.58), uncertainty in this estimate was high. As above, intercepts are not directly biologically interpretable because the body size predictor is uncentred.</w:t>
        </w:r>
      </w:ins>
    </w:p>
    <w:p w14:paraId="3FB8E424" w14:textId="77777777" w:rsidR="00DF0C3E" w:rsidRDefault="00120AFF">
      <w:pPr>
        <w:pStyle w:val="Heading3"/>
        <w:rPr>
          <w:ins w:id="412" w:author="Kelly, Clint Dale" w:date="2026-04-27T10:47:00Z" w16du:dateUtc="2026-04-27T14:47:00Z"/>
        </w:rPr>
      </w:pPr>
      <w:bookmarkStart w:id="413" w:name="morph-specific-patterns-in-males"/>
      <w:bookmarkEnd w:id="404"/>
      <w:ins w:id="414" w:author="Kelly, Clint Dale" w:date="2026-04-27T10:47:00Z" w16du:dateUtc="2026-04-27T14:47:00Z">
        <w:r>
          <w:t>Morph-specific patterns in males</w:t>
        </w:r>
      </w:ins>
    </w:p>
    <w:p w14:paraId="4C91E432" w14:textId="77777777" w:rsidR="00C02A88" w:rsidRDefault="00120AFF">
      <w:pPr>
        <w:pStyle w:val="FirstParagraph"/>
        <w:rPr>
          <w:del w:id="415" w:author="Kelly, Clint Dale" w:date="2026-04-27T10:47:00Z" w16du:dateUtc="2026-04-27T14:47:00Z"/>
        </w:rPr>
      </w:pPr>
      <w:ins w:id="416" w:author="Kelly, Clint Dale" w:date="2026-04-27T10:47:00Z" w16du:dateUtc="2026-04-27T14:47:00Z">
        <w:r>
          <w:t xml:space="preserve">Analyses separating male morphs (Table S2) showed clear differences in overall forceps size between morphs, with macrolabic males exhibiting larger forceps than brachylabic males (morph: </w:t>
        </w:r>
      </w:ins>
      <m:oMath>
        <m:r>
          <w:ins w:id="417" w:author="Kelly, Clint Dale" w:date="2026-04-27T10:47:00Z" w16du:dateUtc="2026-04-27T14:47:00Z">
            <w:rPr>
              <w:rFonts w:ascii="Cambria Math" w:hAnsi="Cambria Math"/>
            </w:rPr>
            <m:t>β</m:t>
          </w:ins>
        </m:r>
      </m:oMath>
      <w:ins w:id="418" w:author="Kelly, Clint Dale" w:date="2026-04-27T10:47:00Z" w16du:dateUtc="2026-04-27T14:47:00Z">
        <w:r>
          <w:t xml:space="preserve"> = 0.26, 95% CrI: 0.07 – 0.44). Allometric slopes were positive across morphs (logP: </w:t>
        </w:r>
      </w:ins>
      <m:oMath>
        <m:r>
          <w:ins w:id="419" w:author="Kelly, Clint Dale" w:date="2026-04-27T10:47:00Z" w16du:dateUtc="2026-04-27T14:47:00Z">
            <w:rPr>
              <w:rFonts w:ascii="Cambria Math" w:hAnsi="Cambria Math"/>
            </w:rPr>
            <m:t>β</m:t>
          </w:ins>
        </m:r>
      </m:oMath>
      <w:ins w:id="420" w:author="Kelly, Clint Dale" w:date="2026-04-27T10:47:00Z" w16du:dateUtc="2026-04-27T14:47:00Z">
        <w:r>
          <w:t xml:space="preserve"> = 0.36, 95% CrI: 0.14 – 0.59), but there was little evidence for consistent differences in scaling exponents between morphs (logP × morph: </w:t>
        </w:r>
      </w:ins>
      <m:oMath>
        <m:r>
          <w:ins w:id="421" w:author="Kelly, Clint Dale" w:date="2026-04-27T10:47:00Z" w16du:dateUtc="2026-04-27T14:47:00Z">
            <w:rPr>
              <w:rFonts w:ascii="Cambria Math" w:hAnsi="Cambria Math"/>
            </w:rPr>
            <m:t>β</m:t>
          </w:ins>
        </m:r>
      </m:oMath>
      <w:ins w:id="422" w:author="Kelly, Clint Dale" w:date="2026-04-27T10:47:00Z" w16du:dateUtc="2026-04-27T14:47:00Z">
        <w:r>
          <w:t xml:space="preserve"> = 0.08, 95% CrI: -0.24 – 0.40). Visual patterns suggest that macrolabic males may exhibit greater sensitivity of scaling relationships to diet (</w:t>
        </w:r>
      </w:ins>
      <w:hyperlink w:anchor="fig-three">
        <w:r w:rsidR="00DF0C3E">
          <w:rPr>
            <w:rStyle w:val="Hyperlink"/>
          </w:rPr>
          <w:t>Figure 3</w:t>
        </w:r>
      </w:hyperlink>
      <w:del w:id="423" w:author="Kelly, Clint Dale" w:date="2026-04-27T10:47:00Z" w16du:dateUtc="2026-04-27T14:47:00Z">
        <w:r w:rsidR="001037E8">
          <w:delText>).</w:delText>
        </w:r>
      </w:del>
    </w:p>
    <w:p w14:paraId="13EC24F6" w14:textId="77777777" w:rsidR="00C02A88" w:rsidRDefault="001037E8">
      <w:pPr>
        <w:pStyle w:val="BodyText"/>
        <w:rPr>
          <w:del w:id="424" w:author="Kelly, Clint Dale" w:date="2026-04-27T10:47:00Z" w16du:dateUtc="2026-04-27T14:47:00Z"/>
        </w:rPr>
      </w:pPr>
      <w:del w:id="425" w:author="Kelly, Clint Dale" w:date="2026-04-27T10:47:00Z" w16du:dateUtc="2026-04-27T14:47:00Z">
        <w:r>
          <w:delText>Morphs differed strongly in intercept. At mean body size, macrolabic males had substantially larger forceps than brachylabic males (macrolabic = 0.31, 95% CrI: 0.28–0.35; Table S2). Morph divergence in weapon size is therefore primarily elevation-based rather than slope-based.</w:delText>
        </w:r>
      </w:del>
    </w:p>
    <w:p w14:paraId="6552C031" w14:textId="77777777" w:rsidR="00C02A88" w:rsidRDefault="001037E8">
      <w:pPr>
        <w:pStyle w:val="Heading4"/>
        <w:rPr>
          <w:del w:id="426" w:author="Kelly, Clint Dale" w:date="2026-04-27T10:47:00Z" w16du:dateUtc="2026-04-27T14:47:00Z"/>
        </w:rPr>
      </w:pPr>
      <w:bookmarkStart w:id="427" w:name="morph-specific-environmental-sensitivity"/>
      <w:del w:id="428" w:author="Kelly, Clint Dale" w:date="2026-04-27T10:47:00Z" w16du:dateUtc="2026-04-27T14:47:00Z">
        <w:r>
          <w:delText>Morph-specific environmental sensitivity</w:delText>
        </w:r>
      </w:del>
    </w:p>
    <w:p w14:paraId="32A3F4F0" w14:textId="77777777" w:rsidR="00C02A88" w:rsidRDefault="001037E8">
      <w:pPr>
        <w:pStyle w:val="FirstParagraph"/>
        <w:rPr>
          <w:del w:id="429" w:author="Kelly, Clint Dale" w:date="2026-04-27T10:47:00Z" w16du:dateUtc="2026-04-27T14:47:00Z"/>
        </w:rPr>
      </w:pPr>
      <w:del w:id="430" w:author="Kelly, Clint Dale" w:date="2026-04-27T10:47:00Z" w16du:dateUtc="2026-04-27T14:47:00Z">
        <w:r>
          <w:delText xml:space="preserve">Diet had little effect on intercept in brachylabic males (dietPOOR = -0.01, 95% CrI: -0.04–0.01; Table S2), but reduced intercept in macrolabic males (morphmacrolabic:dietPOOR = -0.10, 95% </w:delText>
        </w:r>
        <w:r>
          <w:lastRenderedPageBreak/>
          <w:delText>CrI: -0.15–-0.06; Table S2). Nutritional stress, therefore, disproportionately reduced weapon size in the exaggerated morph.</w:delText>
        </w:r>
      </w:del>
    </w:p>
    <w:p w14:paraId="56F86C8F" w14:textId="77777777" w:rsidR="00C02A88" w:rsidRDefault="001037E8">
      <w:pPr>
        <w:pStyle w:val="BodyText"/>
        <w:rPr>
          <w:del w:id="431" w:author="Kelly, Clint Dale" w:date="2026-04-27T10:47:00Z" w16du:dateUtc="2026-04-27T14:47:00Z"/>
        </w:rPr>
      </w:pPr>
      <w:del w:id="432" w:author="Kelly, Clint Dale" w:date="2026-04-27T10:47:00Z" w16du:dateUtc="2026-04-27T14:47:00Z">
        <w:r>
          <w:delText>Both morphs showed some tendency toward reduced scaling exponents under a poor diet. In brachylabic males, slope decline was modest (log pronotum:dietPOOR = -0.11, 95% CrI: -0.35–0.13; Table S2). In macrolabic males, the additional diet-dependent slope change in macrolabic males was positive but highly uncertain (log pronotum:morphmacrolabic:dietPOOR = 0.18, 95% CrI: -0.31–0.66; Table S2). Posterior contrasts indicated that diet-induced slope plasticity tended to be greater in macrolabic than brachylabic males (posterior probability ≈ 0.60), although credible intervals were broad.</w:delText>
        </w:r>
      </w:del>
    </w:p>
    <w:p w14:paraId="13698DD5" w14:textId="77777777" w:rsidR="00C02A88" w:rsidRDefault="001037E8">
      <w:pPr>
        <w:pStyle w:val="BodyText"/>
        <w:rPr>
          <w:del w:id="433" w:author="Kelly, Clint Dale" w:date="2026-04-27T10:47:00Z" w16du:dateUtc="2026-04-27T14:47:00Z"/>
        </w:rPr>
      </w:pPr>
      <w:del w:id="434" w:author="Kelly, Clint Dale" w:date="2026-04-27T10:47:00Z" w16du:dateUtc="2026-04-27T14:47:00Z">
        <w:r>
          <w:delText xml:space="preserve">Density-induced slope changes were comparatively weak and uncertain in both morphs, and there was little evidence that density altered scaling exponents differently between morphs. Morph-specific changes in allometric slope relative to baseline conditions are shown in </w:delText>
        </w:r>
        <w:r w:rsidR="00C02A88">
          <w:fldChar w:fldCharType="begin"/>
        </w:r>
        <w:r w:rsidR="00C02A88">
          <w:delInstrText>HYPERLINK \l "fig-five" \h</w:delInstrText>
        </w:r>
        <w:r w:rsidR="00C02A88">
          <w:fldChar w:fldCharType="separate"/>
        </w:r>
        <w:r w:rsidR="00C02A88">
          <w:rPr>
            <w:rStyle w:val="Hyperlink"/>
          </w:rPr>
          <w:delText>Figure 5</w:delText>
        </w:r>
        <w:r w:rsidR="00C02A88">
          <w:fldChar w:fldCharType="end"/>
        </w:r>
        <w:r>
          <w:delText>.</w:delText>
        </w:r>
      </w:del>
    </w:p>
    <w:p w14:paraId="5372DCB9" w14:textId="77777777" w:rsidR="00C02A88" w:rsidRDefault="001037E8">
      <w:pPr>
        <w:pStyle w:val="BodyText"/>
        <w:rPr>
          <w:del w:id="435" w:author="Kelly, Clint Dale" w:date="2026-04-27T10:47:00Z" w16du:dateUtc="2026-04-27T14:47:00Z"/>
        </w:rPr>
      </w:pPr>
      <w:del w:id="436" w:author="Kelly, Clint Dale" w:date="2026-04-27T10:47:00Z" w16du:dateUtc="2026-04-27T14:47:00Z">
        <w:r>
          <w:delText>Overall, in males, morphological differentiation primarily reflects shifts in intercepts rather than fundamentally distinct scaling exponents.</w:delText>
        </w:r>
      </w:del>
    </w:p>
    <w:bookmarkEnd w:id="427"/>
    <w:p w14:paraId="788A95D2" w14:textId="77777777" w:rsidR="00C02A88" w:rsidRDefault="001037E8">
      <w:pPr>
        <w:pStyle w:val="Heading3"/>
        <w:rPr>
          <w:del w:id="437" w:author="Kelly, Clint Dale" w:date="2026-04-27T10:47:00Z" w16du:dateUtc="2026-04-27T14:47:00Z"/>
        </w:rPr>
      </w:pPr>
      <w:del w:id="438" w:author="Kelly, Clint Dale" w:date="2026-04-27T10:47:00Z" w16du:dateUtc="2026-04-27T14:47:00Z">
        <w:r>
          <w:delText>Among-family variation</w:delText>
        </w:r>
      </w:del>
    </w:p>
    <w:p w14:paraId="77A299B7" w14:textId="77777777" w:rsidR="00C02A88" w:rsidRDefault="001037E8">
      <w:pPr>
        <w:pStyle w:val="FirstParagraph"/>
        <w:rPr>
          <w:del w:id="439" w:author="Kelly, Clint Dale" w:date="2026-04-27T10:47:00Z" w16du:dateUtc="2026-04-27T14:47:00Z"/>
        </w:rPr>
      </w:pPr>
      <w:del w:id="440" w:author="Kelly, Clint Dale" w:date="2026-04-27T10:47:00Z" w16du:dateUtc="2026-04-27T14:47:00Z">
        <w:r>
          <w:delText>At the sex level, there was detectable among-maternal-family variance in scaling exponent (sd(log pronotum) = 0.13, 95% CrI: 0.01–0.25) and smaller variance in intercept (sd(Intercept) = 0.03). The intercept–slope correlation was weak and uncertain (r = 0.17, CrI overlapping zero), suggesting limited evidence for integrated family-level variation across sexes (Table S2).</w:delText>
        </w:r>
      </w:del>
    </w:p>
    <w:p w14:paraId="33EFE80F" w14:textId="77777777" w:rsidR="00C02A88" w:rsidRDefault="001037E8">
      <w:pPr>
        <w:pStyle w:val="BodyText"/>
        <w:rPr>
          <w:del w:id="441" w:author="Kelly, Clint Dale" w:date="2026-04-27T10:47:00Z" w16du:dateUtc="2026-04-27T14:47:00Z"/>
        </w:rPr>
      </w:pPr>
      <w:del w:id="442" w:author="Kelly, Clint Dale" w:date="2026-04-27T10:47:00Z" w16du:dateUtc="2026-04-27T14:47:00Z">
        <w:r>
          <w:delText xml:space="preserve">Within males, family-level variation in slope was larger (sd(log pronotum) = 0.19, 95% CrI: 0.10–0.28). Intercepts and slopes were positively correlated among families (r = 0.59, 95% CrI: </w:delText>
        </w:r>
        <w:r>
          <w:lastRenderedPageBreak/>
          <w:delText>0.05–0.93), indicating that broods producing sons with larger forceps at mean body size also tended to exhibit steeper scaling relationships.</w:delText>
        </w:r>
      </w:del>
    </w:p>
    <w:p w14:paraId="15A6548E" w14:textId="77777777" w:rsidR="00C02A88" w:rsidRDefault="001037E8">
      <w:pPr>
        <w:pStyle w:val="BodyText"/>
        <w:rPr>
          <w:del w:id="443" w:author="Kelly, Clint Dale" w:date="2026-04-27T10:47:00Z" w16du:dateUtc="2026-04-27T14:47:00Z"/>
        </w:rPr>
      </w:pPr>
      <w:del w:id="444" w:author="Kelly, Clint Dale" w:date="2026-04-27T10:47:00Z" w16du:dateUtc="2026-04-27T14:47:00Z">
        <w:r>
          <w:delText>Because females were field-collected and potentially multiply mated, these variance components reflect combined genetic and shared environmental effects. Nonetheless, the positive covariance demonstrates integrated brood-level variation in exaggeration architecture.</w:delText>
        </w:r>
      </w:del>
    </w:p>
    <w:p w14:paraId="29067B8B" w14:textId="77777777" w:rsidR="00C02A88" w:rsidRDefault="001037E8">
      <w:pPr>
        <w:pStyle w:val="Heading3"/>
        <w:rPr>
          <w:del w:id="445" w:author="Kelly, Clint Dale" w:date="2026-04-27T10:47:00Z" w16du:dateUtc="2026-04-27T14:47:00Z"/>
        </w:rPr>
      </w:pPr>
      <w:bookmarkStart w:id="446" w:name="summary"/>
      <w:del w:id="447" w:author="Kelly, Clint Dale" w:date="2026-04-27T10:47:00Z" w16du:dateUtc="2026-04-27T14:47:00Z">
        <w:r>
          <w:delText>Summary</w:delText>
        </w:r>
      </w:del>
    </w:p>
    <w:p w14:paraId="78BE408F" w14:textId="77777777" w:rsidR="00C02A88" w:rsidRDefault="001037E8">
      <w:pPr>
        <w:pStyle w:val="FirstParagraph"/>
        <w:rPr>
          <w:del w:id="448" w:author="Kelly, Clint Dale" w:date="2026-04-27T10:47:00Z" w16du:dateUtc="2026-04-27T14:47:00Z"/>
        </w:rPr>
      </w:pPr>
      <w:del w:id="449" w:author="Kelly, Clint Dale" w:date="2026-04-27T10:47:00Z" w16du:dateUtc="2026-04-27T14:47:00Z">
        <w:r>
          <w:delText>Weapon allometry exhibits a hierarchical structure. Sexual dimorphism is characterized by steeper and more environmentally sensitive scaling in males relative to females. In males, morphological divergence is primarily intercept-based, with macrolabic males consistently expressing larger weapons and greater sensitivity to nutritional stress at the intercept. Slope plasticity is pronounced at the sex level and detectable, though weaker and more uncertain, within males, while baseline slopes are similar across morphs. Finally, male scaling intercepts and exponents covary positively among maternal families, indicating integrated clutch-level variation in exaggeration architecture.</w:delText>
        </w:r>
      </w:del>
    </w:p>
    <w:bookmarkEnd w:id="446"/>
    <w:p w14:paraId="33150E59" w14:textId="0F467230" w:rsidR="00DF0C3E" w:rsidRDefault="00120AFF">
      <w:pPr>
        <w:pStyle w:val="FirstParagraph"/>
        <w:rPr>
          <w:ins w:id="450" w:author="Kelly, Clint Dale" w:date="2026-04-27T10:47:00Z" w16du:dateUtc="2026-04-27T14:47:00Z"/>
        </w:rPr>
      </w:pPr>
      <w:ins w:id="451" w:author="Kelly, Clint Dale" w:date="2026-04-27T10:47:00Z" w16du:dateUtc="2026-04-27T14:47:00Z">
        <w:r>
          <w:t>c), whereas brachylabic males show more parallel scaling relationships across treatments (</w:t>
        </w:r>
        <w:r w:rsidR="00DF0C3E">
          <w:fldChar w:fldCharType="begin"/>
        </w:r>
        <w:r w:rsidR="00DF0C3E">
          <w:instrText>HYPERLINK \l "fig-three" \h</w:instrText>
        </w:r>
        <w:r w:rsidR="00DF0C3E">
          <w:fldChar w:fldCharType="separate"/>
        </w:r>
        <w:r w:rsidR="00DF0C3E">
          <w:rPr>
            <w:rStyle w:val="Hyperlink"/>
          </w:rPr>
          <w:t>Figure 3</w:t>
        </w:r>
        <w:r w:rsidR="00DF0C3E">
          <w:fldChar w:fldCharType="end"/>
        </w:r>
        <w:r>
          <w:t xml:space="preserve">b). However, statistical support for morph-specific differences in slope plasticity was weak, with credible intervals for interactions between body size, morph, and environmental variables overlapping zero (Table S2; </w:t>
        </w:r>
        <w:r w:rsidR="00DF0C3E">
          <w:fldChar w:fldCharType="begin"/>
        </w:r>
        <w:r w:rsidR="00DF0C3E">
          <w:instrText>HYPERLINK \l "fig-four" \h</w:instrText>
        </w:r>
        <w:r w:rsidR="00DF0C3E">
          <w:fldChar w:fldCharType="separate"/>
        </w:r>
        <w:r w:rsidR="00DF0C3E">
          <w:rPr>
            <w:rStyle w:val="Hyperlink"/>
          </w:rPr>
          <w:t>Figure 4</w:t>
        </w:r>
        <w:r w:rsidR="00DF0C3E">
          <w:fldChar w:fldCharType="end"/>
        </w:r>
        <w:r>
          <w:t>). Our results indicate that while male morphs differ clearly in overall trait expression, there is limited evidence that they differ consistently in the environmental sensitivity of allometric scaling.</w:t>
        </w:r>
      </w:ins>
    </w:p>
    <w:p w14:paraId="49D43AEE" w14:textId="77777777" w:rsidR="00DF0C3E" w:rsidRDefault="00120AFF">
      <w:pPr>
        <w:pStyle w:val="Heading3"/>
        <w:rPr>
          <w:ins w:id="452" w:author="Kelly, Clint Dale" w:date="2026-04-27T10:47:00Z" w16du:dateUtc="2026-04-27T14:47:00Z"/>
        </w:rPr>
      </w:pPr>
      <w:bookmarkStart w:id="453" w:name="among-family-variation"/>
      <w:bookmarkEnd w:id="413"/>
      <w:ins w:id="454" w:author="Kelly, Clint Dale" w:date="2026-04-27T10:47:00Z" w16du:dateUtc="2026-04-27T14:47:00Z">
        <w:r>
          <w:lastRenderedPageBreak/>
          <w:t>Among-family variation</w:t>
        </w:r>
      </w:ins>
    </w:p>
    <w:p w14:paraId="6DE5AB0D" w14:textId="77777777" w:rsidR="00DF0C3E" w:rsidRDefault="00120AFF">
      <w:pPr>
        <w:pStyle w:val="FirstParagraph"/>
        <w:rPr>
          <w:ins w:id="455" w:author="Kelly, Clint Dale" w:date="2026-04-27T10:47:00Z" w16du:dateUtc="2026-04-27T14:47:00Z"/>
        </w:rPr>
      </w:pPr>
      <w:ins w:id="456" w:author="Kelly, Clint Dale" w:date="2026-04-27T10:47:00Z" w16du:dateUtc="2026-04-27T14:47:00Z">
        <w:r>
          <w:t>Variation among families was modest but non-zero (Table S1). The standard deviation of family-level intercepts was low (</w:t>
        </w:r>
      </w:ins>
      <m:oMath>
        <m:r>
          <w:ins w:id="457" w:author="Kelly, Clint Dale" w:date="2026-04-27T10:47:00Z" w16du:dateUtc="2026-04-27T14:47:00Z">
            <w:rPr>
              <w:rFonts w:ascii="Cambria Math" w:hAnsi="Cambria Math"/>
            </w:rPr>
            <m:t>σ</m:t>
          </w:ins>
        </m:r>
      </m:oMath>
      <w:ins w:id="458" w:author="Kelly, Clint Dale" w:date="2026-04-27T10:47:00Z" w16du:dateUtc="2026-04-27T14:47:00Z">
        <w:r>
          <w:rPr>
            <w:vertAlign w:val="subscript"/>
          </w:rPr>
          <w:t>Intercept</w:t>
        </w:r>
        <w:r>
          <w:t xml:space="preserve"> = 0.03, 95% </w:t>
        </w:r>
        <w:proofErr w:type="spellStart"/>
        <w:r>
          <w:t>CrI</w:t>
        </w:r>
        <w:proofErr w:type="spellEnd"/>
        <w:r>
          <w:t>: 0.001 – 0.071), indicating limited variation among families in overall trait values. There was somewhat greater variation in allometric slopes among families (</w:t>
        </w:r>
      </w:ins>
      <m:oMath>
        <m:r>
          <w:ins w:id="459" w:author="Kelly, Clint Dale" w:date="2026-04-27T10:47:00Z" w16du:dateUtc="2026-04-27T14:47:00Z">
            <w:rPr>
              <w:rFonts w:ascii="Cambria Math" w:hAnsi="Cambria Math"/>
            </w:rPr>
            <m:t>σ</m:t>
          </w:ins>
        </m:r>
      </m:oMath>
      <w:ins w:id="460" w:author="Kelly, Clint Dale" w:date="2026-04-27T10:47:00Z" w16du:dateUtc="2026-04-27T14:47:00Z">
        <w:r>
          <w:rPr>
            <w:vertAlign w:val="subscript"/>
          </w:rPr>
          <w:t>logP</w:t>
        </w:r>
        <w:r>
          <w:t xml:space="preserve"> = 0.05, 95% </w:t>
        </w:r>
        <w:proofErr w:type="spellStart"/>
        <w:r>
          <w:t>CrI</w:t>
        </w:r>
        <w:proofErr w:type="spellEnd"/>
        <w:r>
          <w:t xml:space="preserve">: 0.004 – 0.126), consistent with the spread of slope estimates shown in </w:t>
        </w:r>
        <w:r w:rsidR="00DF0C3E">
          <w:fldChar w:fldCharType="begin"/>
        </w:r>
        <w:r w:rsidR="00DF0C3E">
          <w:instrText>HYPERLINK \l "fig-four" \h</w:instrText>
        </w:r>
        <w:r w:rsidR="00DF0C3E">
          <w:fldChar w:fldCharType="separate"/>
        </w:r>
        <w:r w:rsidR="00DF0C3E">
          <w:rPr>
            <w:rStyle w:val="Hyperlink"/>
          </w:rPr>
          <w:t>Figure 4</w:t>
        </w:r>
        <w:r w:rsidR="00DF0C3E">
          <w:fldChar w:fldCharType="end"/>
        </w:r>
        <w:r>
          <w:t>. The correlation between family-level intercepts and slopes was negative but highly uncertain (</w:t>
        </w:r>
        <w:r>
          <w:rPr>
            <w:i/>
            <w:iCs/>
          </w:rPr>
          <w:t>r</w:t>
        </w:r>
        <w:r>
          <w:t xml:space="preserve"> = -0.21 95% </w:t>
        </w:r>
        <w:proofErr w:type="spellStart"/>
        <w:r>
          <w:t>CrI</w:t>
        </w:r>
        <w:proofErr w:type="spellEnd"/>
        <w:r>
          <w:t>: -0.91 – 0.76), providing little evidence for a consistent association between intercepts and scaling among families.</w:t>
        </w:r>
      </w:ins>
    </w:p>
    <w:p w14:paraId="1EE015D3" w14:textId="77777777" w:rsidR="00DF0C3E" w:rsidRDefault="00120AFF">
      <w:pPr>
        <w:pStyle w:val="Heading1"/>
      </w:pPr>
      <w:bookmarkStart w:id="461" w:name="discussion"/>
      <w:bookmarkEnd w:id="322"/>
      <w:bookmarkEnd w:id="453"/>
      <w:r>
        <w:t>Discussion</w:t>
      </w:r>
    </w:p>
    <w:p w14:paraId="15B1FC1F" w14:textId="77777777" w:rsidR="00DF0C3E" w:rsidRDefault="00120AFF">
      <w:pPr>
        <w:pStyle w:val="FirstParagraph"/>
      </w:pPr>
      <w:r>
        <w:t xml:space="preserve">Static allometries are often regarded as stable descriptors of morphological architecture (Huxley 1932; Gould 1966; Voje 2016). However, the evolutionary flexibility of scaling relationships remains debated, with some studies suggesting that slopes can evolve </w:t>
      </w:r>
      <w:del w:id="462" w:author="Kelly, Clint Dale" w:date="2026-04-27T10:47:00Z" w16du:dateUtc="2026-04-27T14:47:00Z">
        <w:r w:rsidR="001037E8">
          <w:delText>while still being</w:delText>
        </w:r>
      </w:del>
      <w:ins w:id="463" w:author="Kelly, Clint Dale" w:date="2026-04-27T10:47:00Z" w16du:dateUtc="2026-04-27T14:47:00Z">
        <w:r>
          <w:t>yet remain</w:t>
        </w:r>
      </w:ins>
      <w:r>
        <w:t xml:space="preserve"> constrained by developmental integration (Harrison 2015). Our findings </w:t>
      </w:r>
      <w:del w:id="464" w:author="Kelly, Clint Dale" w:date="2026-04-27T10:47:00Z" w16du:dateUtc="2026-04-27T14:47:00Z">
        <w:r w:rsidR="001037E8">
          <w:delText>challenge the view of a fixed scaling exponent by demonstrating</w:delText>
        </w:r>
      </w:del>
      <w:ins w:id="465" w:author="Kelly, Clint Dale" w:date="2026-04-27T10:47:00Z" w16du:dateUtc="2026-04-27T14:47:00Z">
        <w:r>
          <w:t>indicate</w:t>
        </w:r>
      </w:ins>
      <w:r>
        <w:t xml:space="preserve"> that </w:t>
      </w:r>
      <w:del w:id="466" w:author="Kelly, Clint Dale" w:date="2026-04-27T10:47:00Z" w16du:dateUtc="2026-04-27T14:47:00Z">
        <w:r w:rsidR="001037E8">
          <w:delText xml:space="preserve">the </w:delText>
        </w:r>
      </w:del>
      <w:r>
        <w:t xml:space="preserve">allometric </w:t>
      </w:r>
      <w:del w:id="467" w:author="Kelly, Clint Dale" w:date="2026-04-27T10:47:00Z" w16du:dateUtc="2026-04-27T14:47:00Z">
        <w:r w:rsidR="001037E8">
          <w:delText xml:space="preserve">slope itself </w:delText>
        </w:r>
      </w:del>
      <w:ins w:id="468" w:author="Kelly, Clint Dale" w:date="2026-04-27T10:47:00Z" w16du:dateUtc="2026-04-27T14:47:00Z">
        <w:r>
          <w:t xml:space="preserve">slopes are largely stable but </w:t>
        </w:r>
      </w:ins>
      <w:r>
        <w:t xml:space="preserve">can </w:t>
      </w:r>
      <w:del w:id="469" w:author="Kelly, Clint Dale" w:date="2026-04-27T10:47:00Z" w16du:dateUtc="2026-04-27T14:47:00Z">
        <w:r w:rsidR="001037E8">
          <w:delText>act as a condition-dependent developmental parameter structured across biological levels.</w:delText>
        </w:r>
      </w:del>
      <w:ins w:id="470" w:author="Kelly, Clint Dale" w:date="2026-04-27T10:47:00Z" w16du:dateUtc="2026-04-27T14:47:00Z">
        <w:r>
          <w:t>vary modestly with environmental conditions, although this plasticity is uneven.</w:t>
        </w:r>
      </w:ins>
      <w:r>
        <w:t xml:space="preserve"> In the European earwig, weapon exaggeration is not </w:t>
      </w:r>
      <w:del w:id="471" w:author="Kelly, Clint Dale" w:date="2026-04-27T10:47:00Z" w16du:dateUtc="2026-04-27T14:47:00Z">
        <w:r w:rsidR="001037E8">
          <w:delText>defined</w:delText>
        </w:r>
      </w:del>
      <w:ins w:id="472" w:author="Kelly, Clint Dale" w:date="2026-04-27T10:47:00Z" w16du:dateUtc="2026-04-27T14:47:00Z">
        <w:r>
          <w:t>fully described</w:t>
        </w:r>
      </w:ins>
      <w:r>
        <w:t xml:space="preserve"> by a single static slope</w:t>
      </w:r>
      <w:ins w:id="473" w:author="Kelly, Clint Dale" w:date="2026-04-27T10:47:00Z" w16du:dateUtc="2026-04-27T14:47:00Z">
        <w:r>
          <w:t>,</w:t>
        </w:r>
      </w:ins>
      <w:r>
        <w:t xml:space="preserve"> but </w:t>
      </w:r>
      <w:del w:id="474" w:author="Kelly, Clint Dale" w:date="2026-04-27T10:47:00Z" w16du:dateUtc="2026-04-27T14:47:00Z">
        <w:r w:rsidR="001037E8">
          <w:delText>by reaction norms of</w:delText>
        </w:r>
      </w:del>
      <w:ins w:id="475" w:author="Kelly, Clint Dale" w:date="2026-04-27T10:47:00Z" w16du:dateUtc="2026-04-27T14:47:00Z">
        <w:r>
          <w:t>instead shows patterns consistent with</w:t>
        </w:r>
      </w:ins>
      <w:r>
        <w:t xml:space="preserve"> scaling</w:t>
      </w:r>
      <w:ins w:id="476" w:author="Kelly, Clint Dale" w:date="2026-04-27T10:47:00Z" w16du:dateUtc="2026-04-27T14:47:00Z">
        <w:r>
          <w:t xml:space="preserve"> relationships</w:t>
        </w:r>
      </w:ins>
      <w:r>
        <w:t xml:space="preserve"> that differ between sexes</w:t>
      </w:r>
      <w:del w:id="477" w:author="Kelly, Clint Dale" w:date="2026-04-27T10:47:00Z" w16du:dateUtc="2026-04-27T14:47:00Z">
        <w:r w:rsidR="001037E8">
          <w:delText>,</w:delText>
        </w:r>
      </w:del>
      <w:ins w:id="478" w:author="Kelly, Clint Dale" w:date="2026-04-27T10:47:00Z" w16du:dateUtc="2026-04-27T14:47:00Z">
        <w:r>
          <w:t xml:space="preserve"> and</w:t>
        </w:r>
      </w:ins>
      <w:r>
        <w:t xml:space="preserve"> vary across developmental environments</w:t>
      </w:r>
      <w:del w:id="479" w:author="Kelly, Clint Dale" w:date="2026-04-27T10:47:00Z" w16du:dateUtc="2026-04-27T14:47:00Z">
        <w:r w:rsidR="001037E8">
          <w:delText>, and covary among families.</w:delText>
        </w:r>
      </w:del>
      <w:ins w:id="480" w:author="Kelly, Clint Dale" w:date="2026-04-27T10:47:00Z" w16du:dateUtc="2026-04-27T14:47:00Z">
        <w:r>
          <w:t>.</w:t>
        </w:r>
      </w:ins>
      <w:r>
        <w:t xml:space="preserve"> Males exhibited steep positive allometry</w:t>
      </w:r>
      <w:del w:id="481" w:author="Kelly, Clint Dale" w:date="2026-04-27T10:47:00Z" w16du:dateUtc="2026-04-27T14:47:00Z">
        <w:r w:rsidR="001037E8">
          <w:delText xml:space="preserve"> under favourable conditions</w:delText>
        </w:r>
      </w:del>
      <w:r>
        <w:t xml:space="preserve">, consistent with expectations for sexually selected weapons (Kelly 2005; </w:t>
      </w:r>
      <w:proofErr w:type="spellStart"/>
      <w:r>
        <w:t>Kodric</w:t>
      </w:r>
      <w:proofErr w:type="spellEnd"/>
      <w:r>
        <w:t xml:space="preserve">-Brown et al. 2006; </w:t>
      </w:r>
      <w:proofErr w:type="spellStart"/>
      <w:r>
        <w:t>Bonduriansky</w:t>
      </w:r>
      <w:proofErr w:type="spellEnd"/>
      <w:r>
        <w:t xml:space="preserve"> </w:t>
      </w:r>
      <w:del w:id="482" w:author="Kelly, Clint Dale" w:date="2026-04-27T10:47:00Z" w16du:dateUtc="2026-04-27T14:47:00Z">
        <w:r w:rsidR="001037E8">
          <w:delText xml:space="preserve">2007), yet their </w:delText>
        </w:r>
        <w:r w:rsidR="001037E8">
          <w:lastRenderedPageBreak/>
          <w:delText>scaling exponents declined toward female-like values</w:delText>
        </w:r>
      </w:del>
      <w:ins w:id="483" w:author="Kelly, Clint Dale" w:date="2026-04-27T10:47:00Z" w16du:dateUtc="2026-04-27T14:47:00Z">
        <w:r>
          <w:t>2007a), and slopes tended to be shallower</w:t>
        </w:r>
      </w:ins>
      <w:r>
        <w:t xml:space="preserve"> under nutritional stress</w:t>
      </w:r>
      <w:del w:id="484" w:author="Kelly, Clint Dale" w:date="2026-04-27T10:47:00Z" w16du:dateUtc="2026-04-27T14:47:00Z">
        <w:r w:rsidR="001037E8">
          <w:delText xml:space="preserve"> and increased under higher developmental densities.</w:delText>
        </w:r>
      </w:del>
      <w:ins w:id="485" w:author="Kelly, Clint Dale" w:date="2026-04-27T10:47:00Z" w16du:dateUtc="2026-04-27T14:47:00Z">
        <w:r>
          <w:t>. However, uncertainty in several condition-specific estimates indicates that support for slope plasticity is limited and context-dependent.</w:t>
        </w:r>
      </w:ins>
      <w:r>
        <w:t xml:space="preserve"> Females, by contrast, showed comparatively stable scaling relationships across environments. </w:t>
      </w:r>
      <w:del w:id="486" w:author="Kelly, Clint Dale" w:date="2026-04-27T10:47:00Z" w16du:dateUtc="2026-04-27T14:47:00Z">
        <w:r w:rsidR="001037E8">
          <w:delText>These</w:delText>
        </w:r>
      </w:del>
      <w:ins w:id="487" w:author="Kelly, Clint Dale" w:date="2026-04-27T10:47:00Z" w16du:dateUtc="2026-04-27T14:47:00Z">
        <w:r>
          <w:t>Together, these</w:t>
        </w:r>
      </w:ins>
      <w:r>
        <w:t xml:space="preserve"> results </w:t>
      </w:r>
      <w:del w:id="488" w:author="Kelly, Clint Dale" w:date="2026-04-27T10:47:00Z" w16du:dateUtc="2026-04-27T14:47:00Z">
        <w:r w:rsidR="001037E8">
          <w:delText>indicate</w:delText>
        </w:r>
      </w:del>
      <w:ins w:id="489" w:author="Kelly, Clint Dale" w:date="2026-04-27T10:47:00Z" w16du:dateUtc="2026-04-27T14:47:00Z">
        <w:r>
          <w:t>suggest</w:t>
        </w:r>
      </w:ins>
      <w:r>
        <w:t xml:space="preserve"> that the allometric slope is </w:t>
      </w:r>
      <w:del w:id="490" w:author="Kelly, Clint Dale" w:date="2026-04-27T10:47:00Z" w16du:dateUtc="2026-04-27T14:47:00Z">
        <w:r w:rsidR="001037E8">
          <w:delText>not</w:delText>
        </w:r>
      </w:del>
      <w:ins w:id="491" w:author="Kelly, Clint Dale" w:date="2026-04-27T10:47:00Z" w16du:dateUtc="2026-04-27T14:47:00Z">
        <w:r>
          <w:t>largely stable but may exhibit modest environmental sensitivity, rather than representing</w:t>
        </w:r>
      </w:ins>
      <w:r>
        <w:t xml:space="preserve"> a </w:t>
      </w:r>
      <w:ins w:id="492" w:author="Kelly, Clint Dale" w:date="2026-04-27T10:47:00Z" w16du:dateUtc="2026-04-27T14:47:00Z">
        <w:r>
          <w:t xml:space="preserve">strictly </w:t>
        </w:r>
      </w:ins>
      <w:r>
        <w:t xml:space="preserve">fixed </w:t>
      </w:r>
      <w:del w:id="493" w:author="Kelly, Clint Dale" w:date="2026-04-27T10:47:00Z" w16du:dateUtc="2026-04-27T14:47:00Z">
        <w:r w:rsidR="001037E8">
          <w:delText xml:space="preserve">architectural </w:delText>
        </w:r>
      </w:del>
      <w:r>
        <w:t xml:space="preserve">constant </w:t>
      </w:r>
      <w:del w:id="494" w:author="Kelly, Clint Dale" w:date="2026-04-27T10:47:00Z" w16du:dateUtc="2026-04-27T14:47:00Z">
        <w:r w:rsidR="001037E8">
          <w:delText xml:space="preserve">but an environmentally responsive parameter of growth regulation </w:delText>
        </w:r>
      </w:del>
      <w:r>
        <w:t xml:space="preserve">(Frankino et al. 2005; Shingleton et al. 2007; </w:t>
      </w:r>
      <w:proofErr w:type="spellStart"/>
      <w:r>
        <w:t>Nijhout</w:t>
      </w:r>
      <w:proofErr w:type="spellEnd"/>
      <w:r>
        <w:t xml:space="preserve"> and German 2012). </w:t>
      </w:r>
      <w:del w:id="495" w:author="Kelly, Clint Dale" w:date="2026-04-27T10:47:00Z" w16du:dateUtc="2026-04-27T14:47:00Z">
        <w:r w:rsidR="001037E8">
          <w:delText>By demonstrating environmentally sensitive scaling exponents</w:delText>
        </w:r>
      </w:del>
      <w:ins w:id="496" w:author="Kelly, Clint Dale" w:date="2026-04-27T10:47:00Z" w16du:dateUtc="2026-04-27T14:47:00Z">
        <w:r>
          <w:t>Accordingly</w:t>
        </w:r>
      </w:ins>
      <w:r>
        <w:t xml:space="preserve">, our study </w:t>
      </w:r>
      <w:del w:id="497" w:author="Kelly, Clint Dale" w:date="2026-04-27T10:47:00Z" w16du:dateUtc="2026-04-27T14:47:00Z">
        <w:r w:rsidR="001037E8">
          <w:delText>extends theories of</w:delText>
        </w:r>
      </w:del>
      <w:ins w:id="498" w:author="Kelly, Clint Dale" w:date="2026-04-27T10:47:00Z" w16du:dateUtc="2026-04-27T14:47:00Z">
        <w:r>
          <w:t>provides evidence that</w:t>
        </w:r>
      </w:ins>
      <w:r>
        <w:t xml:space="preserve"> condition dependence </w:t>
      </w:r>
      <w:ins w:id="499" w:author="Kelly, Clint Dale" w:date="2026-04-27T10:47:00Z" w16du:dateUtc="2026-04-27T14:47:00Z">
        <w:r>
          <w:t xml:space="preserve">may extend </w:t>
        </w:r>
      </w:ins>
      <w:r>
        <w:t xml:space="preserve">beyond variation in mean trait expression to </w:t>
      </w:r>
      <w:del w:id="500" w:author="Kelly, Clint Dale" w:date="2026-04-27T10:47:00Z" w16du:dateUtc="2026-04-27T14:47:00Z">
        <w:r w:rsidR="001037E8">
          <w:delText>the structure</w:delText>
        </w:r>
      </w:del>
      <w:ins w:id="501" w:author="Kelly, Clint Dale" w:date="2026-04-27T10:47:00Z" w16du:dateUtc="2026-04-27T14:47:00Z">
        <w:r>
          <w:t>aspects</w:t>
        </w:r>
      </w:ins>
      <w:r>
        <w:t xml:space="preserve"> of size-dependent exaggeration itself (Rowe and Houle 1996; Cotton et al. 2004; Tomkins et al. 2004; </w:t>
      </w:r>
      <w:proofErr w:type="spellStart"/>
      <w:r>
        <w:t>Pélabon</w:t>
      </w:r>
      <w:proofErr w:type="spellEnd"/>
      <w:r>
        <w:t xml:space="preserve"> et al. 2014).</w:t>
      </w:r>
    </w:p>
    <w:p w14:paraId="6821FB24" w14:textId="6161E150" w:rsidR="00DF0C3E" w:rsidRDefault="00120AFF">
      <w:pPr>
        <w:pStyle w:val="BodyText"/>
      </w:pPr>
      <w:bookmarkStart w:id="502" w:name="_Hlk227922395"/>
      <w:r>
        <w:t xml:space="preserve">The evolution of exaggerated traits is often interpreted through </w:t>
      </w:r>
      <w:ins w:id="503" w:author="Kelly, Clint Dale" w:date="2026-04-27T10:47:00Z" w16du:dateUtc="2026-04-27T14:47:00Z">
        <w:r w:rsidR="001E0559">
          <w:t xml:space="preserve">the lens of </w:t>
        </w:r>
      </w:ins>
      <w:r>
        <w:t xml:space="preserve">condition dependence and genic capture theory </w:t>
      </w:r>
      <w:bookmarkEnd w:id="502"/>
      <w:r>
        <w:t xml:space="preserve">(Rowe and Houle 1996; Cotton et al. 2004; Tomkins et al. 2004), </w:t>
      </w:r>
      <w:bookmarkStart w:id="504" w:name="OLE_LINK7"/>
      <w:r>
        <w:t>which predict</w:t>
      </w:r>
      <w:r w:rsidR="00CD070A">
        <w:t>s</w:t>
      </w:r>
      <w:r>
        <w:t xml:space="preserve"> heightened environmental sensitivity </w:t>
      </w:r>
      <w:del w:id="505" w:author="Kelly, Clint Dale" w:date="2026-04-27T10:47:00Z" w16du:dateUtc="2026-04-27T14:47:00Z">
        <w:r w:rsidR="001037E8">
          <w:delText>of</w:delText>
        </w:r>
      </w:del>
      <w:ins w:id="506" w:author="Kelly, Clint Dale" w:date="2026-04-27T10:47:00Z" w16du:dateUtc="2026-04-27T14:47:00Z">
        <w:r w:rsidR="001E0559">
          <w:t>in</w:t>
        </w:r>
      </w:ins>
      <w:r>
        <w:t xml:space="preserve"> sexually selected characters.</w:t>
      </w:r>
      <w:bookmarkEnd w:id="504"/>
      <w:r>
        <w:t xml:space="preserve"> Although </w:t>
      </w:r>
      <w:del w:id="507" w:author="Kelly, Clint Dale" w:date="2026-04-27T10:47:00Z" w16du:dateUtc="2026-04-27T14:47:00Z">
        <w:r w:rsidR="001037E8">
          <w:delText xml:space="preserve">most empirical work has </w:delText>
        </w:r>
      </w:del>
      <w:ins w:id="508" w:author="Kelly, Clint Dale" w:date="2026-04-27T10:47:00Z" w16du:dateUtc="2026-04-27T14:47:00Z">
        <w:r>
          <w:t xml:space="preserve">many studies have </w:t>
        </w:r>
      </w:ins>
      <w:r>
        <w:t xml:space="preserve">focused on mean trait expression, </w:t>
      </w:r>
      <w:del w:id="509" w:author="Kelly, Clint Dale" w:date="2026-04-27T10:47:00Z" w16du:dateUtc="2026-04-27T14:47:00Z">
        <w:r w:rsidR="001037E8">
          <w:delText xml:space="preserve">theory does not restrict </w:delText>
        </w:r>
      </w:del>
      <w:r>
        <w:t xml:space="preserve">condition dependence </w:t>
      </w:r>
      <w:del w:id="510" w:author="Kelly, Clint Dale" w:date="2026-04-27T10:47:00Z" w16du:dateUtc="2026-04-27T14:47:00Z">
        <w:r w:rsidR="001037E8">
          <w:delText>to shifts in intercepts.</w:delText>
        </w:r>
      </w:del>
      <w:ins w:id="511" w:author="Kelly, Clint Dale" w:date="2026-04-27T10:47:00Z" w16du:dateUtc="2026-04-27T14:47:00Z">
        <w:r>
          <w:t xml:space="preserve">has also been interpreted as variation in allometric slopes (e.g. </w:t>
        </w:r>
        <w:proofErr w:type="spellStart"/>
        <w:r>
          <w:t>Bonduriansky</w:t>
        </w:r>
        <w:proofErr w:type="spellEnd"/>
        <w:r>
          <w:t xml:space="preserve"> 2007b; Vea et al. 2023). However, empirical tests of how environmental conditions shape scaling exponents remain relatively rare.</w:t>
        </w:r>
      </w:ins>
      <w:r>
        <w:t xml:space="preserve"> If growth </w:t>
      </w:r>
      <w:del w:id="512" w:author="Kelly, Clint Dale" w:date="2026-04-27T10:47:00Z" w16du:dateUtc="2026-04-27T14:47:00Z">
        <w:r w:rsidR="001037E8">
          <w:delText>regulation is</w:delText>
        </w:r>
      </w:del>
      <w:ins w:id="513" w:author="Kelly, Clint Dale" w:date="2026-04-27T10:47:00Z" w16du:dateUtc="2026-04-27T14:47:00Z">
        <w:r>
          <w:t>processes are</w:t>
        </w:r>
      </w:ins>
      <w:r>
        <w:t xml:space="preserve"> condition</w:t>
      </w:r>
      <w:del w:id="514" w:author="Kelly, Clint Dale" w:date="2026-04-27T10:47:00Z" w16du:dateUtc="2026-04-27T14:47:00Z">
        <w:r w:rsidR="001037E8">
          <w:delText xml:space="preserve"> </w:delText>
        </w:r>
      </w:del>
      <w:ins w:id="515" w:author="Kelly, Clint Dale" w:date="2026-04-27T10:47:00Z" w16du:dateUtc="2026-04-27T14:47:00Z">
        <w:r>
          <w:t>-</w:t>
        </w:r>
      </w:ins>
      <w:r>
        <w:t xml:space="preserve">sensitive, the scaling exponent itself </w:t>
      </w:r>
      <w:del w:id="516" w:author="Kelly, Clint Dale" w:date="2026-04-27T10:47:00Z" w16du:dateUtc="2026-04-27T14:47:00Z">
        <w:r w:rsidR="001037E8">
          <w:delText>should respond to</w:delText>
        </w:r>
      </w:del>
      <w:ins w:id="517" w:author="Kelly, Clint Dale" w:date="2026-04-27T10:47:00Z" w16du:dateUtc="2026-04-27T14:47:00Z">
        <w:r>
          <w:t>may vary across</w:t>
        </w:r>
      </w:ins>
      <w:r>
        <w:t xml:space="preserve"> environmental </w:t>
      </w:r>
      <w:del w:id="518" w:author="Kelly, Clint Dale" w:date="2026-04-27T10:47:00Z" w16du:dateUtc="2026-04-27T14:47:00Z">
        <w:r w:rsidR="001037E8">
          <w:delText>inputs</w:delText>
        </w:r>
      </w:del>
      <w:ins w:id="519" w:author="Kelly, Clint Dale" w:date="2026-04-27T10:47:00Z" w16du:dateUtc="2026-04-27T14:47:00Z">
        <w:r>
          <w:t>contexts</w:t>
        </w:r>
      </w:ins>
      <w:r>
        <w:t xml:space="preserve"> (Emlen 1997; Frankino et al. 2005; Shingleton et al. 2007; </w:t>
      </w:r>
      <w:proofErr w:type="spellStart"/>
      <w:r>
        <w:t>Nijhout</w:t>
      </w:r>
      <w:proofErr w:type="spellEnd"/>
      <w:r>
        <w:t xml:space="preserve"> and German 2012). Our findings provide </w:t>
      </w:r>
      <w:del w:id="520" w:author="Kelly, Clint Dale" w:date="2026-04-27T10:47:00Z" w16du:dateUtc="2026-04-27T14:47:00Z">
        <w:r w:rsidR="001037E8">
          <w:delText>direct</w:delText>
        </w:r>
      </w:del>
      <w:ins w:id="521" w:author="Kelly, Clint Dale" w:date="2026-04-27T10:47:00Z" w16du:dateUtc="2026-04-27T14:47:00Z">
        <w:r>
          <w:t>limited</w:t>
        </w:r>
      </w:ins>
      <w:r>
        <w:t xml:space="preserve"> evidence for such slope </w:t>
      </w:r>
      <w:del w:id="522" w:author="Kelly, Clint Dale" w:date="2026-04-27T10:47:00Z" w16du:dateUtc="2026-04-27T14:47:00Z">
        <w:r w:rsidR="001037E8">
          <w:delText>plasticity</w:delText>
        </w:r>
      </w:del>
      <w:ins w:id="523" w:author="Kelly, Clint Dale" w:date="2026-04-27T10:47:00Z" w16du:dateUtc="2026-04-27T14:47:00Z">
        <w:r>
          <w:t>variation</w:t>
        </w:r>
      </w:ins>
      <w:r>
        <w:t xml:space="preserve"> </w:t>
      </w:r>
      <w:r>
        <w:lastRenderedPageBreak/>
        <w:t xml:space="preserve">in a weapon trait. </w:t>
      </w:r>
      <w:del w:id="524" w:author="Kelly, Clint Dale" w:date="2026-04-27T10:47:00Z" w16du:dateUtc="2026-04-27T14:47:00Z">
        <w:r w:rsidR="001037E8">
          <w:delText>The size–</w:delText>
        </w:r>
      </w:del>
      <w:ins w:id="525" w:author="Kelly, Clint Dale" w:date="2026-04-27T10:47:00Z" w16du:dateUtc="2026-04-27T14:47:00Z">
        <w:r>
          <w:t xml:space="preserve">In males, the relationship between </w:t>
        </w:r>
      </w:ins>
      <w:r>
        <w:t xml:space="preserve">trait </w:t>
      </w:r>
      <w:del w:id="526" w:author="Kelly, Clint Dale" w:date="2026-04-27T10:47:00Z" w16du:dateUtc="2026-04-27T14:47:00Z">
        <w:r w:rsidR="001037E8">
          <w:delText>relationship becomes</w:delText>
        </w:r>
      </w:del>
      <w:ins w:id="527" w:author="Kelly, Clint Dale" w:date="2026-04-27T10:47:00Z" w16du:dateUtc="2026-04-27T14:47:00Z">
        <w:r>
          <w:t>size and body size tended to be</w:t>
        </w:r>
      </w:ins>
      <w:r>
        <w:t xml:space="preserve"> less steep under </w:t>
      </w:r>
      <w:r w:rsidR="001E0559">
        <w:t xml:space="preserve">a </w:t>
      </w:r>
      <w:r>
        <w:t xml:space="preserve">poor diet, </w:t>
      </w:r>
      <w:del w:id="528" w:author="Kelly, Clint Dale" w:date="2026-04-27T10:47:00Z" w16du:dateUtc="2026-04-27T14:47:00Z">
        <w:r w:rsidR="001037E8">
          <w:delText xml:space="preserve">indicating </w:delText>
        </w:r>
      </w:del>
      <w:ins w:id="529" w:author="Kelly, Clint Dale" w:date="2026-04-27T10:47:00Z" w16du:dateUtc="2026-04-27T14:47:00Z">
        <w:r>
          <w:t xml:space="preserve">consistent with </w:t>
        </w:r>
      </w:ins>
      <w:r>
        <w:t xml:space="preserve">reduced exaggeration among larger </w:t>
      </w:r>
      <w:del w:id="530" w:author="Kelly, Clint Dale" w:date="2026-04-27T10:47:00Z" w16du:dateUtc="2026-04-27T14:47:00Z">
        <w:r w:rsidR="001037E8">
          <w:delText xml:space="preserve">males, whereas higher density steepens the relationship, amplifying exaggeration among large </w:delText>
        </w:r>
      </w:del>
      <w:r>
        <w:t xml:space="preserve">individuals. </w:t>
      </w:r>
      <w:ins w:id="531" w:author="Kelly, Clint Dale" w:date="2026-04-27T10:47:00Z" w16du:dateUtc="2026-04-27T14:47:00Z">
        <w:r>
          <w:t xml:space="preserve">However, uncertainty in several condition-specific estimates indicates that support for diet-dependent changes in scaling is uneven. In contrast, we found little consistent evidence that rearing density alters scaling relationships. </w:t>
        </w:r>
      </w:ins>
      <w:r>
        <w:t xml:space="preserve">Because the scaling exponent </w:t>
      </w:r>
      <w:del w:id="532" w:author="Kelly, Clint Dale" w:date="2026-04-27T10:47:00Z" w16du:dateUtc="2026-04-27T14:47:00Z">
        <w:r w:rsidR="001037E8">
          <w:delText>determines</w:delText>
        </w:r>
      </w:del>
      <w:ins w:id="533" w:author="Kelly, Clint Dale" w:date="2026-04-27T10:47:00Z" w16du:dateUtc="2026-04-27T14:47:00Z">
        <w:r>
          <w:t>captures</w:t>
        </w:r>
      </w:ins>
      <w:r>
        <w:t xml:space="preserve"> how disproportionately trait size </w:t>
      </w:r>
      <w:del w:id="534" w:author="Kelly, Clint Dale" w:date="2026-04-27T10:47:00Z" w16du:dateUtc="2026-04-27T14:47:00Z">
        <w:r w:rsidR="001037E8">
          <w:delText>increases</w:delText>
        </w:r>
      </w:del>
      <w:ins w:id="535" w:author="Kelly, Clint Dale" w:date="2026-04-27T10:47:00Z" w16du:dateUtc="2026-04-27T14:47:00Z">
        <w:r>
          <w:t>covaries</w:t>
        </w:r>
      </w:ins>
      <w:r>
        <w:t xml:space="preserve"> with body size, </w:t>
      </w:r>
      <w:del w:id="536" w:author="Kelly, Clint Dale" w:date="2026-04-27T10:47:00Z" w16du:dateUtc="2026-04-27T14:47:00Z">
        <w:r w:rsidR="001037E8">
          <w:delText>plasticity</w:delText>
        </w:r>
      </w:del>
      <w:ins w:id="537" w:author="Kelly, Clint Dale" w:date="2026-04-27T10:47:00Z" w16du:dateUtc="2026-04-27T14:47:00Z">
        <w:r>
          <w:t>even modest or context-dependent variation</w:t>
        </w:r>
      </w:ins>
      <w:r>
        <w:t xml:space="preserve"> in </w:t>
      </w:r>
      <w:ins w:id="538" w:author="Kelly, Clint Dale" w:date="2026-04-27T10:47:00Z" w16du:dateUtc="2026-04-27T14:47:00Z">
        <w:r>
          <w:t xml:space="preserve">the </w:t>
        </w:r>
      </w:ins>
      <w:r>
        <w:t xml:space="preserve">slope </w:t>
      </w:r>
      <w:del w:id="539" w:author="Kelly, Clint Dale" w:date="2026-04-27T10:47:00Z" w16du:dateUtc="2026-04-27T14:47:00Z">
        <w:r w:rsidR="001037E8">
          <w:delText>directly alters</w:delText>
        </w:r>
      </w:del>
      <w:ins w:id="540" w:author="Kelly, Clint Dale" w:date="2026-04-27T10:47:00Z" w16du:dateUtc="2026-04-27T14:47:00Z">
        <w:r>
          <w:t>could influence</w:t>
        </w:r>
      </w:ins>
      <w:r>
        <w:t xml:space="preserve"> the strength of size-dependent exaggeration and therefore the opportunity for sexual selection to </w:t>
      </w:r>
      <w:proofErr w:type="spellStart"/>
      <w:r>
        <w:t>favour</w:t>
      </w:r>
      <w:proofErr w:type="spellEnd"/>
      <w:r>
        <w:t xml:space="preserve"> larger males. </w:t>
      </w:r>
      <w:del w:id="541" w:author="Kelly, Clint Dale" w:date="2026-04-27T10:47:00Z" w16du:dateUtc="2026-04-27T14:47:00Z">
        <w:r w:rsidR="001037E8">
          <w:delText>Structural equation modelling of the same experimental population further indicates that nutritional effects on male weapon size are mediated primarily through body size, whereas density effects act more directly on trait allocation (Ozkan and Kelly submitted). Together, these results suggest that slope plasticity reflects amplification of shared developmental pathways combined with socially responsive allocation</w:delText>
        </w:r>
      </w:del>
      <w:ins w:id="542" w:author="Kelly, Clint Dale" w:date="2026-04-27T10:47:00Z" w16du:dateUtc="2026-04-27T14:47:00Z">
        <w:r>
          <w:t>Accordingly, our results are most consistent with the idea that slope variation may be associated with environmentally mediated differences in growth processes, although the magnitude and generality of this effect remain uncertain</w:t>
        </w:r>
      </w:ins>
      <w:r>
        <w:t>.</w:t>
      </w:r>
    </w:p>
    <w:p w14:paraId="7AAC71A9" w14:textId="77777777" w:rsidR="00DF0C3E" w:rsidRDefault="001037E8">
      <w:pPr>
        <w:pStyle w:val="BodyText"/>
      </w:pPr>
      <w:del w:id="543" w:author="Kelly, Clint Dale" w:date="2026-04-27T10:47:00Z" w16du:dateUtc="2026-04-27T14:47:00Z">
        <w:r>
          <w:delText>The absence of clear slope divergence between brachylabic and macrolabic males refines</w:delText>
        </w:r>
      </w:del>
      <w:ins w:id="544" w:author="Kelly, Clint Dale" w:date="2026-04-27T10:47:00Z" w16du:dateUtc="2026-04-27T14:47:00Z">
        <w:r w:rsidR="00120AFF">
          <w:t>Analyses separating male morphs refine</w:t>
        </w:r>
      </w:ins>
      <w:r w:rsidR="00120AFF">
        <w:t xml:space="preserve"> the interpretation of morphological differentiation in earwig weapons. </w:t>
      </w:r>
      <w:del w:id="545" w:author="Kelly, Clint Dale" w:date="2026-04-27T10:47:00Z" w16du:dateUtc="2026-04-27T14:47:00Z">
        <w:r>
          <w:delText xml:space="preserve">Although macrolabic males express substantially larger forceps at a given body size, their scaling exponent is similar to that of brachylabic males, indicating that morph divergence arises primarily through elevation rather than slope differences. </w:delText>
        </w:r>
        <w:r w:rsidR="00923221">
          <w:delText xml:space="preserve">Tomkins </w:delText>
        </w:r>
        <w:r w:rsidR="00E16758">
          <w:delText>(</w:delText>
        </w:r>
        <w:r w:rsidR="00923221">
          <w:delText>2005</w:delText>
        </w:r>
        <w:r w:rsidR="00E16758">
          <w:delText xml:space="preserve">) </w:delText>
        </w:r>
        <w:r w:rsidR="00E16758">
          <w:lastRenderedPageBreak/>
          <w:delText>however found that macrolabic males are positively</w:delText>
        </w:r>
      </w:del>
      <w:ins w:id="546" w:author="Kelly, Clint Dale" w:date="2026-04-27T10:47:00Z" w16du:dateUtc="2026-04-27T14:47:00Z">
        <w:r w:rsidR="00120AFF">
          <w:t>Macrolabic males exhibited the steepest</w:t>
        </w:r>
      </w:ins>
      <w:r w:rsidR="00120AFF">
        <w:t xml:space="preserve"> allometric </w:t>
      </w:r>
      <w:del w:id="547" w:author="Kelly, Clint Dale" w:date="2026-04-27T10:47:00Z" w16du:dateUtc="2026-04-27T14:47:00Z">
        <w:r w:rsidR="00E16758">
          <w:delText>while brachylabics are isometric.</w:delText>
        </w:r>
      </w:del>
      <w:ins w:id="548" w:author="Kelly, Clint Dale" w:date="2026-04-27T10:47:00Z" w16du:dateUtc="2026-04-27T14:47:00Z">
        <w:r w:rsidR="00120AFF">
          <w:t xml:space="preserve">slopes under </w:t>
        </w:r>
        <w:proofErr w:type="spellStart"/>
        <w:r w:rsidR="00120AFF">
          <w:t>favourable</w:t>
        </w:r>
        <w:proofErr w:type="spellEnd"/>
        <w:r w:rsidR="00120AFF">
          <w:t xml:space="preserve"> conditions, but these slopes were reduced—and more variable—under a poor diet, suggesting that condition dependence may be more pronounced in this exaggerated morph. However, statistical support for morph-specific differences in slope plasticity was limited. In contrast, brachylabic males showed more moderate slopes with comparatively little environmental sensitivity. Despite clear differences in trait size between morphs, we found little evidence that morphs differ consistently in intercepts independent of body size.</w:t>
        </w:r>
      </w:ins>
      <w:r w:rsidR="00120AFF">
        <w:t xml:space="preserve"> Distinguishing between intercept and slope </w:t>
      </w:r>
      <w:del w:id="549" w:author="Kelly, Clint Dale" w:date="2026-04-27T10:47:00Z" w16du:dateUtc="2026-04-27T14:47:00Z">
        <w:r>
          <w:delText>is</w:delText>
        </w:r>
      </w:del>
      <w:ins w:id="550" w:author="Kelly, Clint Dale" w:date="2026-04-27T10:47:00Z" w16du:dateUtc="2026-04-27T14:47:00Z">
        <w:r w:rsidR="00120AFF">
          <w:t>remains</w:t>
        </w:r>
      </w:ins>
      <w:r w:rsidR="00120AFF">
        <w:t xml:space="preserve"> important because these parameters </w:t>
      </w:r>
      <w:del w:id="551" w:author="Kelly, Clint Dale" w:date="2026-04-27T10:47:00Z" w16du:dateUtc="2026-04-27T14:47:00Z">
        <w:r>
          <w:delText>reflect</w:delText>
        </w:r>
      </w:del>
      <w:ins w:id="552" w:author="Kelly, Clint Dale" w:date="2026-04-27T10:47:00Z" w16du:dateUtc="2026-04-27T14:47:00Z">
        <w:r w:rsidR="00120AFF">
          <w:t>capture</w:t>
        </w:r>
      </w:ins>
      <w:r w:rsidR="00120AFF">
        <w:t xml:space="preserve"> different </w:t>
      </w:r>
      <w:ins w:id="553" w:author="Kelly, Clint Dale" w:date="2026-04-27T10:47:00Z" w16du:dateUtc="2026-04-27T14:47:00Z">
        <w:r w:rsidR="00120AFF">
          <w:t xml:space="preserve">statistical </w:t>
        </w:r>
      </w:ins>
      <w:r w:rsidR="00120AFF">
        <w:t xml:space="preserve">aspects of </w:t>
      </w:r>
      <w:del w:id="554" w:author="Kelly, Clint Dale" w:date="2026-04-27T10:47:00Z" w16du:dateUtc="2026-04-27T14:47:00Z">
        <w:r>
          <w:delText xml:space="preserve">growth regulation: </w:delText>
        </w:r>
      </w:del>
      <w:ins w:id="555" w:author="Kelly, Clint Dale" w:date="2026-04-27T10:47:00Z" w16du:dateUtc="2026-04-27T14:47:00Z">
        <w:r w:rsidR="00120AFF">
          <w:t xml:space="preserve">the relationship between trait size and body size: the </w:t>
        </w:r>
      </w:ins>
      <w:r w:rsidR="00120AFF">
        <w:t xml:space="preserve">slope describes how trait size </w:t>
      </w:r>
      <w:del w:id="556" w:author="Kelly, Clint Dale" w:date="2026-04-27T10:47:00Z" w16du:dateUtc="2026-04-27T14:47:00Z">
        <w:r>
          <w:delText xml:space="preserve">responds to variation in </w:delText>
        </w:r>
      </w:del>
      <w:ins w:id="557" w:author="Kelly, Clint Dale" w:date="2026-04-27T10:47:00Z" w16du:dateUtc="2026-04-27T14:47:00Z">
        <w:r w:rsidR="00120AFF">
          <w:t xml:space="preserve">covaries with </w:t>
        </w:r>
      </w:ins>
      <w:r w:rsidR="00120AFF">
        <w:t xml:space="preserve">body size, whereas </w:t>
      </w:r>
      <w:ins w:id="558" w:author="Kelly, Clint Dale" w:date="2026-04-27T10:47:00Z" w16du:dateUtc="2026-04-27T14:47:00Z">
        <w:r w:rsidR="00120AFF">
          <w:t xml:space="preserve">the </w:t>
        </w:r>
      </w:ins>
      <w:r w:rsidR="00120AFF">
        <w:t xml:space="preserve">intercept reflects </w:t>
      </w:r>
      <w:del w:id="559" w:author="Kelly, Clint Dale" w:date="2026-04-27T10:47:00Z" w16du:dateUtc="2026-04-27T14:47:00Z">
        <w:r>
          <w:delText>baseline allocation</w:delText>
        </w:r>
      </w:del>
      <w:ins w:id="560" w:author="Kelly, Clint Dale" w:date="2026-04-27T10:47:00Z" w16du:dateUtc="2026-04-27T14:47:00Z">
        <w:r w:rsidR="00120AFF">
          <w:t>the expected trait size</w:t>
        </w:r>
      </w:ins>
      <w:r w:rsidR="00120AFF">
        <w:t xml:space="preserve"> at a given body size (</w:t>
      </w:r>
      <w:proofErr w:type="spellStart"/>
      <w:r w:rsidR="00120AFF">
        <w:t>Bonduriansky</w:t>
      </w:r>
      <w:proofErr w:type="spellEnd"/>
      <w:r w:rsidR="00120AFF">
        <w:t xml:space="preserve"> and Day 2003; </w:t>
      </w:r>
      <w:proofErr w:type="spellStart"/>
      <w:r w:rsidR="00120AFF">
        <w:t>Pélabon</w:t>
      </w:r>
      <w:proofErr w:type="spellEnd"/>
      <w:r w:rsidR="00120AFF">
        <w:t xml:space="preserve"> et al. 2014). </w:t>
      </w:r>
      <w:del w:id="561" w:author="Kelly, Clint Dale" w:date="2026-04-27T10:47:00Z" w16du:dateUtc="2026-04-27T14:47:00Z">
        <w:r>
          <w:delText>Elevation shifts without major changes in the scaling exponent</w:delText>
        </w:r>
      </w:del>
      <w:ins w:id="562" w:author="Kelly, Clint Dale" w:date="2026-04-27T10:47:00Z" w16du:dateUtc="2026-04-27T14:47:00Z">
        <w:r w:rsidR="00120AFF">
          <w:t>Our results</w:t>
        </w:r>
      </w:ins>
      <w:r w:rsidR="00120AFF">
        <w:t xml:space="preserve"> therefore suggest </w:t>
      </w:r>
      <w:del w:id="563" w:author="Kelly, Clint Dale" w:date="2026-04-27T10:47:00Z" w16du:dateUtc="2026-04-27T14:47:00Z">
        <w:r>
          <w:delText xml:space="preserve">modification of allocation magnitude within a largely shared scaling framework </w:delText>
        </w:r>
      </w:del>
      <w:ins w:id="564" w:author="Kelly, Clint Dale" w:date="2026-04-27T10:47:00Z" w16du:dateUtc="2026-04-27T14:47:00Z">
        <w:r w:rsidR="00120AFF">
          <w:t xml:space="preserve">that morph differences in exaggeration arise primarily from differences in scaling relationships rather than fixed shifts in expected trait size. This pattern is broadly consistent with models in which exaggerated phenotypes are more sensitive to condition, even when overall scaling relationships are similar </w:t>
        </w:r>
      </w:ins>
      <w:r w:rsidR="00120AFF">
        <w:t>(Klingenberg 2008; Hansen and Houle 2008</w:t>
      </w:r>
      <w:del w:id="565" w:author="Kelly, Clint Dale" w:date="2026-04-27T10:47:00Z" w16du:dateUtc="2026-04-27T14:47:00Z">
        <w:r>
          <w:delText>). This pattern is consistent with environmental threshold models of conditional strategy evolution (Hazel et al. 1990; Tomkins and Hazel 2007</w:delText>
        </w:r>
      </w:del>
      <w:r w:rsidR="00120AFF">
        <w:t>; Buzatto et al. 2015</w:t>
      </w:r>
      <w:del w:id="566" w:author="Kelly, Clint Dale" w:date="2026-04-27T10:47:00Z" w16du:dateUtc="2026-04-27T14:47:00Z">
        <w:r>
          <w:delText xml:space="preserve">), in which discrete phenotypes arise once condition exceeds a developmental threshold while underlying size-dependent growth relationships remain broadly conserved. Developmental models further show that such thresholds can emerge from nonlinear regulation </w:delText>
        </w:r>
        <w:r>
          <w:lastRenderedPageBreak/>
          <w:delText>of growth pathways (Douglas J. Emlen 2000). Our results, therefore, suggest that weapon dimorphism in the European earwig primarily reflects divergence in baseline allocation rather than the evolution of distinct allometric programmes. Similar patterns occur across taxa, where exaggerated sexually selected traits often retain comparable scaling relationships despite substantial differences in mean exaggeration (Painting et al. 2024</w:delText>
        </w:r>
      </w:del>
      <w:r w:rsidR="00120AFF">
        <w:t>).</w:t>
      </w:r>
    </w:p>
    <w:p w14:paraId="44915B94" w14:textId="77777777" w:rsidR="00DF0C3E" w:rsidRDefault="00120AFF">
      <w:pPr>
        <w:pStyle w:val="BodyText"/>
      </w:pPr>
      <w:r>
        <w:t xml:space="preserve">Body-size overlap between morphs also provides insight into the </w:t>
      </w:r>
      <w:del w:id="567" w:author="Kelly, Clint Dale" w:date="2026-04-27T10:47:00Z" w16du:dateUtc="2026-04-27T14:47:00Z">
        <w:r w:rsidR="001037E8">
          <w:delText xml:space="preserve">developmental </w:delText>
        </w:r>
      </w:del>
      <w:r>
        <w:t xml:space="preserve">basis of morph determination. Although macrolabic males generally possess larger forceps, considerable overlap in body size occurs between morphs, with some small males expressing the exaggerated phenotype and many large males remaining brachylabic (see </w:t>
      </w:r>
      <w:hyperlink w:anchor="fig-one">
        <w:r w:rsidR="00DF0C3E">
          <w:rPr>
            <w:rStyle w:val="Hyperlink"/>
          </w:rPr>
          <w:t>Figure 1</w:t>
        </w:r>
      </w:hyperlink>
      <w:r>
        <w:t xml:space="preserve">). If morph expression depended solely on a strict body-size threshold, a sharper transition would be expected. Instead, these observations suggest that body size alone is insufficient to predict morph identity. Previous work has shown that both environmental and genetic factors influence morph expression in </w:t>
      </w:r>
      <w:r>
        <w:rPr>
          <w:i/>
          <w:iCs/>
        </w:rPr>
        <w:t xml:space="preserve">F. </w:t>
      </w:r>
      <w:proofErr w:type="spellStart"/>
      <w:r>
        <w:rPr>
          <w:i/>
          <w:iCs/>
        </w:rPr>
        <w:t>auricularia</w:t>
      </w:r>
      <w:proofErr w:type="spellEnd"/>
      <w:r>
        <w:t xml:space="preserve"> (Tomkins 1999). Our findings are consistent with this view: morphs </w:t>
      </w:r>
      <w:del w:id="568" w:author="Kelly, Clint Dale" w:date="2026-04-27T10:47:00Z" w16du:dateUtc="2026-04-27T14:47:00Z">
        <w:r w:rsidR="001037E8">
          <w:delText>share</w:delText>
        </w:r>
      </w:del>
      <w:ins w:id="569" w:author="Kelly, Clint Dale" w:date="2026-04-27T10:47:00Z" w16du:dateUtc="2026-04-27T14:47:00Z">
        <w:r>
          <w:t>differ strongly in trait expression yet show broadly</w:t>
        </w:r>
      </w:ins>
      <w:r>
        <w:t xml:space="preserve"> similar scaling </w:t>
      </w:r>
      <w:del w:id="570" w:author="Kelly, Clint Dale" w:date="2026-04-27T10:47:00Z" w16du:dateUtc="2026-04-27T14:47:00Z">
        <w:r w:rsidR="001037E8">
          <w:delText>exponents but differ substantially in intercept, implying partially distinct developmental pathways operating within a common</w:delText>
        </w:r>
      </w:del>
      <w:ins w:id="571" w:author="Kelly, Clint Dale" w:date="2026-04-27T10:47:00Z" w16du:dateUtc="2026-04-27T14:47:00Z">
        <w:r>
          <w:t>relationships, indicating that morph differentiation does not require fundamentally different</w:t>
        </w:r>
      </w:ins>
      <w:r>
        <w:t xml:space="preserve"> scaling </w:t>
      </w:r>
      <w:del w:id="572" w:author="Kelly, Clint Dale" w:date="2026-04-27T10:47:00Z" w16du:dateUtc="2026-04-27T14:47:00Z">
        <w:r w:rsidR="001037E8">
          <w:delText>framework</w:delText>
        </w:r>
      </w:del>
      <w:ins w:id="573" w:author="Kelly, Clint Dale" w:date="2026-04-27T10:47:00Z" w16du:dateUtc="2026-04-27T14:47:00Z">
        <w:r>
          <w:t>patterns</w:t>
        </w:r>
      </w:ins>
      <w:r>
        <w:t xml:space="preserve"> (see also Kelly 2024; Kelly 2026). Although we cannot estimate the heritability of morph identity directly, the overlap in body size between morphs and the presence of </w:t>
      </w:r>
      <w:ins w:id="574" w:author="Kelly, Clint Dale" w:date="2026-04-27T10:47:00Z" w16du:dateUtc="2026-04-27T14:47:00Z">
        <w:r>
          <w:t xml:space="preserve">modest </w:t>
        </w:r>
      </w:ins>
      <w:r>
        <w:t>among-family variation in scaling parameters suggest that morph determination is unlikely to be governed by a simple size-based switch.</w:t>
      </w:r>
    </w:p>
    <w:p w14:paraId="177307EC" w14:textId="77777777" w:rsidR="00DF0C3E" w:rsidRDefault="00120AFF">
      <w:pPr>
        <w:pStyle w:val="BodyText"/>
      </w:pPr>
      <w:r>
        <w:t xml:space="preserve">This hierarchical structure—sex-specific </w:t>
      </w:r>
      <w:del w:id="575" w:author="Kelly, Clint Dale" w:date="2026-04-27T10:47:00Z" w16du:dateUtc="2026-04-27T14:47:00Z">
        <w:r w:rsidR="001037E8">
          <w:delText xml:space="preserve">slope plasticity </w:delText>
        </w:r>
      </w:del>
      <w:ins w:id="576" w:author="Kelly, Clint Dale" w:date="2026-04-27T10:47:00Z" w16du:dateUtc="2026-04-27T14:47:00Z">
        <w:r>
          <w:t xml:space="preserve">differences in slopes </w:t>
        </w:r>
      </w:ins>
      <w:r>
        <w:t xml:space="preserve">combined with morph-specific </w:t>
      </w:r>
      <w:del w:id="577" w:author="Kelly, Clint Dale" w:date="2026-04-27T10:47:00Z" w16du:dateUtc="2026-04-27T14:47:00Z">
        <w:r w:rsidR="001037E8">
          <w:delText xml:space="preserve">intercept divergence—indicates that </w:delText>
        </w:r>
      </w:del>
      <w:ins w:id="578" w:author="Kelly, Clint Dale" w:date="2026-04-27T10:47:00Z" w16du:dateUtc="2026-04-27T14:47:00Z">
        <w:r>
          <w:t xml:space="preserve">differences in scaling sensitivity—suggests </w:t>
        </w:r>
        <w:r>
          <w:lastRenderedPageBreak/>
          <w:t xml:space="preserve">that </w:t>
        </w:r>
      </w:ins>
      <w:r>
        <w:t xml:space="preserve">exaggeration may evolve through </w:t>
      </w:r>
      <w:del w:id="579" w:author="Kelly, Clint Dale" w:date="2026-04-27T10:47:00Z" w16du:dateUtc="2026-04-27T14:47:00Z">
        <w:r w:rsidR="001037E8">
          <w:delText xml:space="preserve">layered </w:delText>
        </w:r>
      </w:del>
      <w:r>
        <w:t xml:space="preserve">modifications of scaling </w:t>
      </w:r>
      <w:del w:id="580" w:author="Kelly, Clint Dale" w:date="2026-04-27T10:47:00Z" w16du:dateUtc="2026-04-27T14:47:00Z">
        <w:r w:rsidR="001037E8">
          <w:delText>architecture</w:delText>
        </w:r>
      </w:del>
      <w:ins w:id="581" w:author="Kelly, Clint Dale" w:date="2026-04-27T10:47:00Z" w16du:dateUtc="2026-04-27T14:47:00Z">
        <w:r>
          <w:t>relationships across biological levels</w:t>
        </w:r>
      </w:ins>
      <w:r>
        <w:t xml:space="preserve"> rather than </w:t>
      </w:r>
      <w:ins w:id="582" w:author="Kelly, Clint Dale" w:date="2026-04-27T10:47:00Z" w16du:dateUtc="2026-04-27T14:47:00Z">
        <w:r>
          <w:t xml:space="preserve">through </w:t>
        </w:r>
      </w:ins>
      <w:r>
        <w:t xml:space="preserve">uniform shifts in trait expression. Sex-limited expression </w:t>
      </w:r>
      <w:del w:id="583" w:author="Kelly, Clint Dale" w:date="2026-04-27T10:47:00Z" w16du:dateUtc="2026-04-27T14:47:00Z">
        <w:r w:rsidR="001037E8">
          <w:delText>allows</w:delText>
        </w:r>
      </w:del>
      <w:ins w:id="584" w:author="Kelly, Clint Dale" w:date="2026-04-27T10:47:00Z" w16du:dateUtc="2026-04-27T14:47:00Z">
        <w:r>
          <w:t>may allow</w:t>
        </w:r>
      </w:ins>
      <w:r>
        <w:t xml:space="preserve"> selection to modify </w:t>
      </w:r>
      <w:del w:id="585" w:author="Kelly, Clint Dale" w:date="2026-04-27T10:47:00Z" w16du:dateUtc="2026-04-27T14:47:00Z">
        <w:r w:rsidR="001037E8">
          <w:delText xml:space="preserve">the </w:delText>
        </w:r>
      </w:del>
      <w:r>
        <w:t xml:space="preserve">male size–trait </w:t>
      </w:r>
      <w:del w:id="586" w:author="Kelly, Clint Dale" w:date="2026-04-27T10:47:00Z" w16du:dateUtc="2026-04-27T14:47:00Z">
        <w:r w:rsidR="001037E8">
          <w:delText>reaction norm</w:delText>
        </w:r>
      </w:del>
      <w:ins w:id="587" w:author="Kelly, Clint Dale" w:date="2026-04-27T10:47:00Z" w16du:dateUtc="2026-04-27T14:47:00Z">
        <w:r>
          <w:t>relationships</w:t>
        </w:r>
      </w:ins>
      <w:r>
        <w:t xml:space="preserve"> without </w:t>
      </w:r>
      <w:del w:id="588" w:author="Kelly, Clint Dale" w:date="2026-04-27T10:47:00Z" w16du:dateUtc="2026-04-27T14:47:00Z">
        <w:r w:rsidR="001037E8">
          <w:delText>constraining female growth pathways</w:delText>
        </w:r>
      </w:del>
      <w:ins w:id="589" w:author="Kelly, Clint Dale" w:date="2026-04-27T10:47:00Z" w16du:dateUtc="2026-04-27T14:47:00Z">
        <w:r>
          <w:t>directly affecting females</w:t>
        </w:r>
      </w:ins>
      <w:r>
        <w:t xml:space="preserve">, whereas morph differentiation </w:t>
      </w:r>
      <w:del w:id="590" w:author="Kelly, Clint Dale" w:date="2026-04-27T10:47:00Z" w16du:dateUtc="2026-04-27T14:47:00Z">
        <w:r w:rsidR="001037E8">
          <w:delText>primarily alters allocation levels while maintaining a shared scaling framework.</w:delText>
        </w:r>
      </w:del>
      <w:ins w:id="591" w:author="Kelly, Clint Dale" w:date="2026-04-27T10:47:00Z" w16du:dateUtc="2026-04-27T14:47:00Z">
        <w:r>
          <w:t>appears to influence how scaling relationships vary across conditions.</w:t>
        </w:r>
      </w:ins>
      <w:r>
        <w:t xml:space="preserve"> Selection may therefore act on different components of scaling </w:t>
      </w:r>
      <w:del w:id="592" w:author="Kelly, Clint Dale" w:date="2026-04-27T10:47:00Z" w16du:dateUtc="2026-04-27T14:47:00Z">
        <w:r w:rsidR="001037E8">
          <w:delText>architecture at different</w:delText>
        </w:r>
      </w:del>
      <w:ins w:id="593" w:author="Kelly, Clint Dale" w:date="2026-04-27T10:47:00Z" w16du:dateUtc="2026-04-27T14:47:00Z">
        <w:r>
          <w:t>across</w:t>
        </w:r>
      </w:ins>
      <w:r>
        <w:t xml:space="preserve"> biological levels, </w:t>
      </w:r>
      <w:del w:id="594" w:author="Kelly, Clint Dale" w:date="2026-04-27T10:47:00Z" w16du:dateUtc="2026-04-27T14:47:00Z">
        <w:r w:rsidR="001037E8">
          <w:delText>modifying</w:delText>
        </w:r>
      </w:del>
      <w:ins w:id="595" w:author="Kelly, Clint Dale" w:date="2026-04-27T10:47:00Z" w16du:dateUtc="2026-04-27T14:47:00Z">
        <w:r>
          <w:t>particularly on</w:t>
        </w:r>
      </w:ins>
      <w:r>
        <w:t xml:space="preserve"> slopes at the sex </w:t>
      </w:r>
      <w:del w:id="596" w:author="Kelly, Clint Dale" w:date="2026-04-27T10:47:00Z" w16du:dateUtc="2026-04-27T14:47:00Z">
        <w:r w:rsidR="001037E8">
          <w:delText xml:space="preserve">level, intercepts at the </w:delText>
        </w:r>
      </w:del>
      <w:ins w:id="597" w:author="Kelly, Clint Dale" w:date="2026-04-27T10:47:00Z" w16du:dateUtc="2026-04-27T14:47:00Z">
        <w:r>
          <w:t xml:space="preserve">and </w:t>
        </w:r>
      </w:ins>
      <w:r>
        <w:t>morph level</w:t>
      </w:r>
      <w:del w:id="598" w:author="Kelly, Clint Dale" w:date="2026-04-27T10:47:00Z" w16du:dateUtc="2026-04-27T14:47:00Z">
        <w:r w:rsidR="001037E8">
          <w:delText>, and covariance patterns among families</w:delText>
        </w:r>
      </w:del>
      <w:r>
        <w:t>.</w:t>
      </w:r>
    </w:p>
    <w:p w14:paraId="3303A354" w14:textId="77777777" w:rsidR="00DF0C3E" w:rsidRDefault="001037E8">
      <w:pPr>
        <w:pStyle w:val="BodyText"/>
      </w:pPr>
      <w:del w:id="599" w:author="Kelly, Clint Dale" w:date="2026-04-27T10:47:00Z" w16du:dateUtc="2026-04-27T14:47:00Z">
        <w:r>
          <w:delText>The positive covariance between intercept and slope among maternal families within males provides insight into the integration of scaling components and their potential evolvability. Families producing sons with relatively larger forceps at average body size also tend to exhibit steeper scaling exponents</w:delText>
        </w:r>
      </w:del>
      <w:ins w:id="600" w:author="Kelly, Clint Dale" w:date="2026-04-27T10:47:00Z" w16du:dateUtc="2026-04-27T14:47:00Z">
        <w:r w:rsidR="00120AFF">
          <w:t>Among-family variation in scaling relationships was modest but non-zero</w:t>
        </w:r>
      </w:ins>
      <w:r w:rsidR="00120AFF">
        <w:t xml:space="preserve">, indicating </w:t>
      </w:r>
      <w:del w:id="601" w:author="Kelly, Clint Dale" w:date="2026-04-27T10:47:00Z" w16du:dateUtc="2026-04-27T14:47:00Z">
        <w:r>
          <w:delText>coordinated variation in baseline allocation and size sensitivity. Because intercept and slope covary positively, evolutionary change in mean exaggeration could simultaneously increase the degree of size-dependent exaggeration. Although</w:delText>
        </w:r>
      </w:del>
      <w:ins w:id="602" w:author="Kelly, Clint Dale" w:date="2026-04-27T10:47:00Z" w16du:dateUtc="2026-04-27T14:47:00Z">
        <w:r w:rsidR="00120AFF">
          <w:t>that scaling parameters vary slightly across families with shared developmental or genetic backgrounds. However, we found little evidence for a consistent relationship between family-level intercepts and slopes, as estimates of their covariance were highly uncertain. While</w:t>
        </w:r>
      </w:ins>
      <w:r w:rsidR="00120AFF">
        <w:t xml:space="preserve"> family effects combine genetic and shared environmental influences, </w:t>
      </w:r>
      <w:ins w:id="603" w:author="Kelly, Clint Dale" w:date="2026-04-27T10:47:00Z" w16du:dateUtc="2026-04-27T14:47:00Z">
        <w:r w:rsidR="00120AFF">
          <w:t xml:space="preserve">these results suggest that most variation in scaling relationships in this system is structured by sex, morph, and environment rather than strong divergence among families. Nonetheless, </w:t>
        </w:r>
      </w:ins>
      <w:r w:rsidR="00120AFF">
        <w:t xml:space="preserve">the presence of </w:t>
      </w:r>
      <w:del w:id="604" w:author="Kelly, Clint Dale" w:date="2026-04-27T10:47:00Z" w16du:dateUtc="2026-04-27T14:47:00Z">
        <w:r>
          <w:delText>structured covariance demonstrates</w:delText>
        </w:r>
      </w:del>
      <w:ins w:id="605" w:author="Kelly, Clint Dale" w:date="2026-04-27T10:47:00Z" w16du:dateUtc="2026-04-27T14:47:00Z">
        <w:r w:rsidR="00120AFF">
          <w:t xml:space="preserve">among-family variation </w:t>
        </w:r>
        <w:r w:rsidR="00120AFF">
          <w:lastRenderedPageBreak/>
          <w:t>indicates</w:t>
        </w:r>
      </w:ins>
      <w:r w:rsidR="00120AFF">
        <w:t xml:space="preserve"> that scaling </w:t>
      </w:r>
      <w:del w:id="606" w:author="Kelly, Clint Dale" w:date="2026-04-27T10:47:00Z" w16du:dateUtc="2026-04-27T14:47:00Z">
        <w:r>
          <w:delText>architecture itself varies among lineages rather than being developmentally</w:delText>
        </w:r>
      </w:del>
      <w:ins w:id="607" w:author="Kelly, Clint Dale" w:date="2026-04-27T10:47:00Z" w16du:dateUtc="2026-04-27T14:47:00Z">
        <w:r w:rsidR="00120AFF">
          <w:t>relationships are not</w:t>
        </w:r>
      </w:ins>
      <w:r w:rsidR="00120AFF">
        <w:t xml:space="preserve"> fixed</w:t>
      </w:r>
      <w:del w:id="608" w:author="Kelly, Clint Dale" w:date="2026-04-27T10:47:00Z" w16du:dateUtc="2026-04-27T14:47:00Z">
        <w:r>
          <w:delText xml:space="preserve">. Such integrated variation </w:delText>
        </w:r>
      </w:del>
      <w:ins w:id="609" w:author="Kelly, Clint Dale" w:date="2026-04-27T10:47:00Z" w16du:dateUtc="2026-04-27T14:47:00Z">
        <w:r w:rsidR="00120AFF">
          <w:t xml:space="preserve"> and </w:t>
        </w:r>
      </w:ins>
      <w:r w:rsidR="00120AFF">
        <w:t xml:space="preserve">may </w:t>
      </w:r>
      <w:ins w:id="610" w:author="Kelly, Clint Dale" w:date="2026-04-27T10:47:00Z" w16du:dateUtc="2026-04-27T14:47:00Z">
        <w:r w:rsidR="00120AFF">
          <w:t xml:space="preserve">still </w:t>
        </w:r>
      </w:ins>
      <w:r w:rsidR="00120AFF">
        <w:t xml:space="preserve">provide </w:t>
      </w:r>
      <w:del w:id="611" w:author="Kelly, Clint Dale" w:date="2026-04-27T10:47:00Z" w16du:dateUtc="2026-04-27T14:47:00Z">
        <w:r>
          <w:delText>the raw material</w:delText>
        </w:r>
      </w:del>
      <w:ins w:id="612" w:author="Kelly, Clint Dale" w:date="2026-04-27T10:47:00Z" w16du:dateUtc="2026-04-27T14:47:00Z">
        <w:r w:rsidR="00120AFF">
          <w:t>a substrate</w:t>
        </w:r>
      </w:ins>
      <w:r w:rsidR="00120AFF">
        <w:t xml:space="preserve"> for evolutionary change </w:t>
      </w:r>
      <w:del w:id="613" w:author="Kelly, Clint Dale" w:date="2026-04-27T10:47:00Z" w16du:dateUtc="2026-04-27T14:47:00Z">
        <w:r>
          <w:delText xml:space="preserve">in the intensity of exaggeration </w:delText>
        </w:r>
      </w:del>
      <w:r w:rsidR="00120AFF">
        <w:t xml:space="preserve">(Lande 1980; </w:t>
      </w:r>
      <w:proofErr w:type="spellStart"/>
      <w:r w:rsidR="00120AFF">
        <w:t>Pélabon</w:t>
      </w:r>
      <w:proofErr w:type="spellEnd"/>
      <w:r w:rsidR="00120AFF">
        <w:t xml:space="preserve"> et al. 2014).</w:t>
      </w:r>
    </w:p>
    <w:p w14:paraId="2D9DA901" w14:textId="77777777" w:rsidR="00DF0C3E" w:rsidRDefault="00120AFF">
      <w:pPr>
        <w:pStyle w:val="BodyText"/>
      </w:pPr>
      <w:r>
        <w:t xml:space="preserve">In summary, these results support a view of static allometry as an evolvable and </w:t>
      </w:r>
      <w:ins w:id="614" w:author="Kelly, Clint Dale" w:date="2026-04-27T10:47:00Z" w16du:dateUtc="2026-04-27T14:47:00Z">
        <w:r>
          <w:t xml:space="preserve">potentially </w:t>
        </w:r>
      </w:ins>
      <w:r>
        <w:t>environmentally responsive trait complex (</w:t>
      </w:r>
      <w:proofErr w:type="spellStart"/>
      <w:r>
        <w:t>Pélabon</w:t>
      </w:r>
      <w:proofErr w:type="spellEnd"/>
      <w:r>
        <w:t xml:space="preserve"> et al. </w:t>
      </w:r>
      <w:del w:id="615" w:author="Kelly, Clint Dale" w:date="2026-04-27T10:47:00Z" w16du:dateUtc="2026-04-27T14:47:00Z">
        <w:r w:rsidR="001037E8">
          <w:delText>2014).</w:delText>
        </w:r>
      </w:del>
      <w:ins w:id="616" w:author="Kelly, Clint Dale" w:date="2026-04-27T10:47:00Z" w16du:dateUtc="2026-04-27T14:47:00Z">
        <w:r>
          <w:t>2014), although the strength of this responsiveness appears limited.</w:t>
        </w:r>
      </w:ins>
      <w:r>
        <w:t xml:space="preserve"> Scaling exponents </w:t>
      </w:r>
      <w:del w:id="617" w:author="Kelly, Clint Dale" w:date="2026-04-27T10:47:00Z" w16du:dateUtc="2026-04-27T14:47:00Z">
        <w:r w:rsidR="001037E8">
          <w:delText>behave as</w:delText>
        </w:r>
      </w:del>
      <w:ins w:id="618" w:author="Kelly, Clint Dale" w:date="2026-04-27T10:47:00Z" w16du:dateUtc="2026-04-27T14:47:00Z">
        <w:r>
          <w:t>appear to be weakly</w:t>
        </w:r>
      </w:ins>
      <w:r>
        <w:t xml:space="preserve"> condition-sensitive </w:t>
      </w:r>
      <w:del w:id="619" w:author="Kelly, Clint Dale" w:date="2026-04-27T10:47:00Z" w16du:dateUtc="2026-04-27T14:47:00Z">
        <w:r w:rsidR="001037E8">
          <w:delText>reaction norms that differ between sexes and vary among families. Morph differentiation in males mainly reflects</w:delText>
        </w:r>
      </w:del>
      <w:ins w:id="620" w:author="Kelly, Clint Dale" w:date="2026-04-27T10:47:00Z" w16du:dateUtc="2026-04-27T14:47:00Z">
        <w:r>
          <w:t>descriptors of trait–body size covariation, particularly in males, but the magnitude and consistency of this effect remain uncertain. In contrast, there is little evidence for consistent effects on intercepts, suggesting that variation in exaggeration is more closely associated with differences in scaling than with</w:t>
        </w:r>
      </w:ins>
      <w:r>
        <w:t xml:space="preserve"> shifts in </w:t>
      </w:r>
      <w:del w:id="621" w:author="Kelly, Clint Dale" w:date="2026-04-27T10:47:00Z" w16du:dateUtc="2026-04-27T14:47:00Z">
        <w:r w:rsidR="001037E8">
          <w:delText>baseline allocation, whereas the intercept–slope covariance reveals coordinated variation linking baseline exaggeration and size sensitivity. Together, these patterns indicate</w:delText>
        </w:r>
      </w:del>
      <w:ins w:id="622" w:author="Kelly, Clint Dale" w:date="2026-04-27T10:47:00Z" w16du:dateUtc="2026-04-27T14:47:00Z">
        <w:r>
          <w:t>expected trait size, albeit with substantial uncertainty in some estimates. Importantly, many condition-specific slope estimates were associated with wide credible intervals that overlapped zero, indicating that support for slope plasticity is context-dependent and should be interpreted cautiously. Accordingly, our results are most consistent with the view that scaling relationships are largely stable but may exhibit modest, environmentally contingent variation. The patterns observed here suggest</w:t>
        </w:r>
      </w:ins>
      <w:r>
        <w:t xml:space="preserve"> that the evolution of exaggerated weapons may </w:t>
      </w:r>
      <w:del w:id="623" w:author="Kelly, Clint Dale" w:date="2026-04-27T10:47:00Z" w16du:dateUtc="2026-04-27T14:47:00Z">
        <w:r w:rsidR="001037E8">
          <w:delText>proceed through hierarchical</w:delText>
        </w:r>
      </w:del>
      <w:ins w:id="624" w:author="Kelly, Clint Dale" w:date="2026-04-27T10:47:00Z" w16du:dateUtc="2026-04-27T14:47:00Z">
        <w:r>
          <w:t>involve</w:t>
        </w:r>
      </w:ins>
      <w:r>
        <w:t xml:space="preserve"> modification of </w:t>
      </w:r>
      <w:del w:id="625" w:author="Kelly, Clint Dale" w:date="2026-04-27T10:47:00Z" w16du:dateUtc="2026-04-27T14:47:00Z">
        <w:r w:rsidR="001037E8">
          <w:delText>growth regulation</w:delText>
        </w:r>
      </w:del>
      <w:ins w:id="626" w:author="Kelly, Clint Dale" w:date="2026-04-27T10:47:00Z" w16du:dateUtc="2026-04-27T14:47:00Z">
        <w:r>
          <w:t>scaling relationships</w:t>
        </w:r>
      </w:ins>
      <w:r>
        <w:t xml:space="preserve"> across </w:t>
      </w:r>
      <w:del w:id="627" w:author="Kelly, Clint Dale" w:date="2026-04-27T10:47:00Z" w16du:dateUtc="2026-04-27T14:47:00Z">
        <w:r w:rsidR="001037E8">
          <w:delText>sexes, morphs, and lineages</w:delText>
        </w:r>
      </w:del>
      <w:ins w:id="628" w:author="Kelly, Clint Dale" w:date="2026-04-27T10:47:00Z" w16du:dateUtc="2026-04-27T14:47:00Z">
        <w:r>
          <w:t>biological levels</w:t>
        </w:r>
      </w:ins>
      <w:r>
        <w:t xml:space="preserve">, rather than </w:t>
      </w:r>
      <w:del w:id="629" w:author="Kelly, Clint Dale" w:date="2026-04-27T10:47:00Z" w16du:dateUtc="2026-04-27T14:47:00Z">
        <w:r w:rsidR="001037E8">
          <w:delText>through simple</w:delText>
        </w:r>
      </w:del>
      <w:ins w:id="630" w:author="Kelly, Clint Dale" w:date="2026-04-27T10:47:00Z" w16du:dateUtc="2026-04-27T14:47:00Z">
        <w:r>
          <w:t>relying solely on</w:t>
        </w:r>
      </w:ins>
      <w:r>
        <w:t xml:space="preserve"> changes in average trait size. </w:t>
      </w:r>
      <w:ins w:id="631" w:author="Kelly, Clint Dale" w:date="2026-04-27T10:47:00Z" w16du:dateUtc="2026-04-27T14:47:00Z">
        <w:r>
          <w:t xml:space="preserve">Our analyses quantify </w:t>
        </w:r>
        <w:r>
          <w:lastRenderedPageBreak/>
          <w:t xml:space="preserve">statistical patterns of covariation and do not directly identify the developmental mechanisms underlying these relationships. </w:t>
        </w:r>
      </w:ins>
      <w:r>
        <w:t xml:space="preserve">Future work integrating quantitative genetic estimates of slope variation with experimental manipulations of selection will be essential for determining how readily scaling </w:t>
      </w:r>
      <w:del w:id="632" w:author="Kelly, Clint Dale" w:date="2026-04-27T10:47:00Z" w16du:dateUtc="2026-04-27T14:47:00Z">
        <w:r w:rsidR="001037E8">
          <w:delText>architectures</w:delText>
        </w:r>
      </w:del>
      <w:ins w:id="633" w:author="Kelly, Clint Dale" w:date="2026-04-27T10:47:00Z" w16du:dateUtc="2026-04-27T14:47:00Z">
        <w:r>
          <w:t>relationships</w:t>
        </w:r>
      </w:ins>
      <w:r>
        <w:t xml:space="preserve"> evolve.</w:t>
      </w:r>
    </w:p>
    <w:p w14:paraId="109D187C" w14:textId="77777777" w:rsidR="00C02A88" w:rsidRDefault="001037E8">
      <w:pPr>
        <w:pStyle w:val="Heading1"/>
        <w:rPr>
          <w:del w:id="634" w:author="Kelly, Clint Dale" w:date="2026-04-27T10:47:00Z" w16du:dateUtc="2026-04-27T14:47:00Z"/>
        </w:rPr>
      </w:pPr>
      <w:bookmarkStart w:id="635" w:name="data-availability"/>
      <w:del w:id="636" w:author="Kelly, Clint Dale" w:date="2026-04-27T10:47:00Z" w16du:dateUtc="2026-04-27T14:47:00Z">
        <w:r>
          <w:delText>Data availability</w:delText>
        </w:r>
      </w:del>
    </w:p>
    <w:p w14:paraId="75C0F5A8" w14:textId="77777777" w:rsidR="00C02A88" w:rsidRDefault="001037E8">
      <w:pPr>
        <w:pStyle w:val="FirstParagraph"/>
        <w:rPr>
          <w:del w:id="637" w:author="Kelly, Clint Dale" w:date="2026-04-27T10:47:00Z" w16du:dateUtc="2026-04-27T14:47:00Z"/>
        </w:rPr>
      </w:pPr>
      <w:del w:id="638" w:author="Kelly, Clint Dale" w:date="2026-04-27T10:47:00Z" w16du:dateUtc="2026-04-27T14:47:00Z">
        <w:r>
          <w:delText>Data are available through the OSF repository at https://osf.io/m7c53/overview?view_only=ce50e42b29284cbe8164e768ecb9c2b1.</w:delText>
        </w:r>
      </w:del>
    </w:p>
    <w:p w14:paraId="0ACA1076" w14:textId="77777777" w:rsidR="00DF0C3E" w:rsidRDefault="00120AFF">
      <w:bookmarkStart w:id="639" w:name="acknowledgements"/>
      <w:bookmarkEnd w:id="461"/>
      <w:bookmarkEnd w:id="635"/>
      <w:r>
        <w:br w:type="page"/>
      </w:r>
    </w:p>
    <w:p w14:paraId="04E64694" w14:textId="77777777" w:rsidR="00DF0C3E" w:rsidRDefault="00120AFF">
      <w:pPr>
        <w:pStyle w:val="Heading1"/>
      </w:pPr>
      <w:bookmarkStart w:id="640" w:name="references"/>
      <w:bookmarkEnd w:id="639"/>
      <w:r>
        <w:lastRenderedPageBreak/>
        <w:t>References</w:t>
      </w:r>
    </w:p>
    <w:p w14:paraId="112E48BA" w14:textId="77777777" w:rsidR="00DF0C3E" w:rsidRDefault="00120AFF">
      <w:pPr>
        <w:pStyle w:val="Bibliography"/>
      </w:pPr>
      <w:bookmarkStart w:id="641" w:name="ref-bonduriansky2007"/>
      <w:bookmarkStart w:id="642" w:name="refs"/>
      <w:r>
        <w:t xml:space="preserve">Bonduriansky, R. </w:t>
      </w:r>
      <w:del w:id="643" w:author="Kelly, Clint Dale" w:date="2026-04-27T10:47:00Z" w16du:dateUtc="2026-04-27T14:47:00Z">
        <w:r w:rsidR="001037E8">
          <w:delText>2007</w:delText>
        </w:r>
      </w:del>
      <w:ins w:id="644" w:author="Kelly, Clint Dale" w:date="2026-04-27T10:47:00Z" w16du:dateUtc="2026-04-27T14:47:00Z">
        <w:r>
          <w:t>2007a</w:t>
        </w:r>
      </w:ins>
      <w:r>
        <w:t>. Sexual selection and allometry: A critical reappraisal of the evidence and ideas. Evolution 61:838–849.</w:t>
      </w:r>
    </w:p>
    <w:p w14:paraId="37A8BA73" w14:textId="77777777" w:rsidR="00DF0C3E" w:rsidRDefault="00120AFF">
      <w:pPr>
        <w:pStyle w:val="Bibliography"/>
        <w:rPr>
          <w:ins w:id="645" w:author="Kelly, Clint Dale" w:date="2026-04-27T10:47:00Z" w16du:dateUtc="2026-04-27T14:47:00Z"/>
        </w:rPr>
      </w:pPr>
      <w:bookmarkStart w:id="646" w:name="ref-bonduriansky2007a"/>
      <w:bookmarkEnd w:id="641"/>
      <w:r>
        <w:t>Bonduriansky, R</w:t>
      </w:r>
      <w:ins w:id="647" w:author="Kelly, Clint Dale" w:date="2026-04-27T10:47:00Z" w16du:dateUtc="2026-04-27T14:47:00Z">
        <w:r>
          <w:t>. 2007b. The evolution of condition-dependent sexual dimorphism. Am Nat 169:9–9. Sydney, New South Wales 2052, Australia.</w:t>
        </w:r>
      </w:ins>
    </w:p>
    <w:p w14:paraId="5F058E10" w14:textId="77777777" w:rsidR="00DF0C3E" w:rsidRDefault="00120AFF">
      <w:pPr>
        <w:pStyle w:val="Bibliography"/>
      </w:pPr>
      <w:bookmarkStart w:id="648" w:name="ref-bonduriansky2003"/>
      <w:bookmarkEnd w:id="646"/>
      <w:ins w:id="649" w:author="Kelly, Clint Dale" w:date="2026-04-27T10:47:00Z" w16du:dateUtc="2026-04-27T14:47:00Z">
        <w:r>
          <w:t>Bonduriansky, R</w:t>
        </w:r>
      </w:ins>
      <w:r>
        <w:t>., and T. Day. 2003. The evolution of static allometry in sexually selected traits. Evolution 57:2450–2458.</w:t>
      </w:r>
    </w:p>
    <w:p w14:paraId="7327F62B" w14:textId="77777777" w:rsidR="00DF0C3E" w:rsidRDefault="00120AFF">
      <w:pPr>
        <w:pStyle w:val="Bibliography"/>
      </w:pPr>
      <w:bookmarkStart w:id="650" w:name="ref-burkner2017"/>
      <w:bookmarkEnd w:id="648"/>
      <w:proofErr w:type="spellStart"/>
      <w:r>
        <w:t>Bürkner</w:t>
      </w:r>
      <w:proofErr w:type="spellEnd"/>
      <w:r>
        <w:t>, P.-C. 2017. brms: An R package for Bayesian multilevel models using Stan. Journal of Statistical Software 80:4308.</w:t>
      </w:r>
    </w:p>
    <w:p w14:paraId="5F1BC136" w14:textId="77777777" w:rsidR="00DF0C3E" w:rsidRDefault="00120AFF">
      <w:pPr>
        <w:pStyle w:val="Bibliography"/>
      </w:pPr>
      <w:bookmarkStart w:id="651" w:name="ref-buzatto2015"/>
      <w:bookmarkEnd w:id="650"/>
      <w:r>
        <w:t>Buzatto, B., M. Buoro, W. Hazel, and J. Tomkins. 2015. Investigating the genetic architecture of conditional strategies using the environmental threshold model. Proc Biol Sci 282:20152075.</w:t>
      </w:r>
    </w:p>
    <w:p w14:paraId="46D01C8B" w14:textId="77777777" w:rsidR="00DF0C3E" w:rsidRDefault="00120AFF">
      <w:pPr>
        <w:pStyle w:val="Bibliography"/>
      </w:pPr>
      <w:bookmarkStart w:id="652" w:name="ref-cheverud1982"/>
      <w:bookmarkEnd w:id="651"/>
      <w:proofErr w:type="spellStart"/>
      <w:r>
        <w:t>Cheverud</w:t>
      </w:r>
      <w:proofErr w:type="spellEnd"/>
      <w:r>
        <w:t>, J. M. 1982. Phenotypic, genetic, and environmental morphological integration in the cranium. Evolution 36:499–516. Department of Anthropology, Northwestern University, Evanston, Illinois, 60201.</w:t>
      </w:r>
    </w:p>
    <w:p w14:paraId="38E3D7DD" w14:textId="77777777" w:rsidR="00DF0C3E" w:rsidRDefault="00120AFF">
      <w:pPr>
        <w:pStyle w:val="Bibliography"/>
      </w:pPr>
      <w:bookmarkStart w:id="653" w:name="ref-cotton2004"/>
      <w:bookmarkEnd w:id="652"/>
      <w:r>
        <w:t xml:space="preserve">Cotton, S., K. Fowler, and A. </w:t>
      </w:r>
      <w:proofErr w:type="spellStart"/>
      <w:r>
        <w:t>Pomiankowski</w:t>
      </w:r>
      <w:proofErr w:type="spellEnd"/>
      <w:r>
        <w:t xml:space="preserve">. 2004. Condition dependence of sexual ornament size and variation in the stalk-eyed fly </w:t>
      </w:r>
      <w:proofErr w:type="spellStart"/>
      <w:r>
        <w:rPr>
          <w:i/>
          <w:iCs/>
        </w:rPr>
        <w:t>Cyrtodiopsis</w:t>
      </w:r>
      <w:proofErr w:type="spellEnd"/>
      <w:r>
        <w:rPr>
          <w:i/>
          <w:iCs/>
        </w:rPr>
        <w:t xml:space="preserve"> </w:t>
      </w:r>
      <w:proofErr w:type="spellStart"/>
      <w:r>
        <w:rPr>
          <w:i/>
          <w:iCs/>
        </w:rPr>
        <w:t>dalmanni</w:t>
      </w:r>
      <w:proofErr w:type="spellEnd"/>
      <w:r>
        <w:t xml:space="preserve"> (Diptera: </w:t>
      </w:r>
      <w:proofErr w:type="spellStart"/>
      <w:r>
        <w:t>Diopsidae</w:t>
      </w:r>
      <w:proofErr w:type="spellEnd"/>
      <w:r>
        <w:t>). Evolution 58:1038–1038. Oxford, United Kingdom.</w:t>
      </w:r>
    </w:p>
    <w:p w14:paraId="0505137C" w14:textId="77777777" w:rsidR="00C02A88" w:rsidRDefault="001037E8">
      <w:pPr>
        <w:pStyle w:val="Bibliography"/>
        <w:rPr>
          <w:del w:id="654" w:author="Kelly, Clint Dale" w:date="2026-04-27T10:47:00Z" w16du:dateUtc="2026-04-27T14:47:00Z"/>
        </w:rPr>
      </w:pPr>
      <w:del w:id="655" w:author="Kelly, Clint Dale" w:date="2026-04-27T10:47:00Z" w16du:dateUtc="2026-04-27T14:47:00Z">
        <w:r>
          <w:delText>Douglas J. Emlen,</w:delText>
        </w:r>
      </w:del>
      <w:moveFromRangeStart w:id="656" w:author="Kelly, Clint Dale" w:date="2026-04-27T10:47:00Z" w:name="move228179282"/>
      <w:moveFrom w:id="657" w:author="Kelly, Clint Dale" w:date="2026-04-27T10:47:00Z" w16du:dateUtc="2026-04-27T14:47:00Z">
        <w:r w:rsidR="00120AFF">
          <w:t xml:space="preserve"> H. </w:t>
        </w:r>
      </w:moveFrom>
      <w:moveFromRangeEnd w:id="656"/>
      <w:del w:id="658" w:author="Kelly, Clint Dale" w:date="2026-04-27T10:47:00Z" w16du:dateUtc="2026-04-27T14:47:00Z">
        <w:r>
          <w:delText>F. N. 2000. The development and evolution of exaggerated morphologies in insects. Annu Rev Entomol 45:661–661.</w:delText>
        </w:r>
      </w:del>
    </w:p>
    <w:p w14:paraId="17DD0B2F" w14:textId="77777777" w:rsidR="00DF0C3E" w:rsidRDefault="00120AFF">
      <w:pPr>
        <w:pStyle w:val="Bibliography"/>
      </w:pPr>
      <w:bookmarkStart w:id="659" w:name="ref-eberhard2018"/>
      <w:bookmarkEnd w:id="653"/>
      <w:r>
        <w:t>Eberhard, W. G., R. L. Rodrı́guez, B. A. Huber, B. Speck, H. Miller, B. A. Buzatto, and G. Machado. 2018. Sexual selection and static allometry: The importance of function. The Quarterly Review of Biology 93:207–250.</w:t>
      </w:r>
    </w:p>
    <w:p w14:paraId="1602D202" w14:textId="77777777" w:rsidR="00DF0C3E" w:rsidRDefault="00120AFF">
      <w:pPr>
        <w:pStyle w:val="Bibliography"/>
      </w:pPr>
      <w:bookmarkStart w:id="660" w:name="ref-emlen1997"/>
      <w:bookmarkEnd w:id="659"/>
      <w:r>
        <w:t xml:space="preserve">Emlen, D. J. 1997. Alternative reproductive tactics and male-dimorphism in the horned beetle </w:t>
      </w:r>
      <w:proofErr w:type="spellStart"/>
      <w:r>
        <w:rPr>
          <w:i/>
          <w:iCs/>
        </w:rPr>
        <w:t>Onthophagus</w:t>
      </w:r>
      <w:proofErr w:type="spellEnd"/>
      <w:r>
        <w:rPr>
          <w:i/>
          <w:iCs/>
        </w:rPr>
        <w:t xml:space="preserve"> acuminatus</w:t>
      </w:r>
      <w:r>
        <w:t xml:space="preserve"> (Coleoptera: </w:t>
      </w:r>
      <w:proofErr w:type="spellStart"/>
      <w:r>
        <w:t>Scarabaeidae</w:t>
      </w:r>
      <w:proofErr w:type="spellEnd"/>
      <w:r>
        <w:t xml:space="preserve">). </w:t>
      </w:r>
      <w:proofErr w:type="spellStart"/>
      <w:r>
        <w:t>Behav</w:t>
      </w:r>
      <w:proofErr w:type="spellEnd"/>
      <w:r>
        <w:t xml:space="preserve"> </w:t>
      </w:r>
      <w:proofErr w:type="spellStart"/>
      <w:r>
        <w:t>Ecol</w:t>
      </w:r>
      <w:proofErr w:type="spellEnd"/>
      <w:r>
        <w:t xml:space="preserve"> </w:t>
      </w:r>
      <w:proofErr w:type="spellStart"/>
      <w:r>
        <w:t>Sociobiol</w:t>
      </w:r>
      <w:proofErr w:type="spellEnd"/>
      <w:r>
        <w:t xml:space="preserve"> 41:335–341.</w:t>
      </w:r>
    </w:p>
    <w:p w14:paraId="053F5898" w14:textId="77777777" w:rsidR="00DF0C3E" w:rsidRDefault="00120AFF">
      <w:pPr>
        <w:pStyle w:val="Bibliography"/>
      </w:pPr>
      <w:bookmarkStart w:id="661" w:name="ref-frankino2005"/>
      <w:bookmarkEnd w:id="660"/>
      <w:r>
        <w:t>Frankino, W. A., B. J. Zwaan, D. L. Stern, and P. M. Brakefield. 2005. Natural selection and developmental constraints in the evolution of allometries. Science 307:718–720. Section of Evolutionary Biology, Institute of Biology, Leiden University, P.O. Box 9516, 2300 RA Leiden, Netherlands. frankino@alumni.indiana.edu.</w:t>
      </w:r>
    </w:p>
    <w:p w14:paraId="6A3665BB" w14:textId="77777777" w:rsidR="00DF0C3E" w:rsidRDefault="00120AFF">
      <w:pPr>
        <w:pStyle w:val="Bibliography"/>
      </w:pPr>
      <w:bookmarkStart w:id="662" w:name="ref-gould1966"/>
      <w:bookmarkEnd w:id="661"/>
      <w:r>
        <w:t xml:space="preserve">Gould, S. J. 1966. Allometry and size in ontogeny and phylogeny. Biol Rev Camb </w:t>
      </w:r>
      <w:proofErr w:type="spellStart"/>
      <w:r>
        <w:t>Philos</w:t>
      </w:r>
      <w:proofErr w:type="spellEnd"/>
      <w:r>
        <w:t xml:space="preserve"> Soc 41:587–640.</w:t>
      </w:r>
    </w:p>
    <w:p w14:paraId="43E99EB6" w14:textId="77777777" w:rsidR="00DF0C3E" w:rsidRDefault="00120AFF">
      <w:pPr>
        <w:pStyle w:val="Bibliography"/>
      </w:pPr>
      <w:bookmarkStart w:id="663" w:name="ref-gross1996"/>
      <w:bookmarkEnd w:id="662"/>
      <w:r>
        <w:t xml:space="preserve">Gross, M. R. 1996. Alternative reproductive strategies and tactics: Diversity within sexes. Trends </w:t>
      </w:r>
      <w:proofErr w:type="spellStart"/>
      <w:r>
        <w:t>Ecol</w:t>
      </w:r>
      <w:proofErr w:type="spellEnd"/>
      <w:r>
        <w:t xml:space="preserve"> Evol 11:92–98.</w:t>
      </w:r>
    </w:p>
    <w:p w14:paraId="747A758B" w14:textId="77777777" w:rsidR="00DF0C3E" w:rsidRDefault="00120AFF">
      <w:pPr>
        <w:pStyle w:val="Bibliography"/>
      </w:pPr>
      <w:bookmarkStart w:id="664" w:name="ref-hansen2008"/>
      <w:bookmarkEnd w:id="663"/>
      <w:r>
        <w:lastRenderedPageBreak/>
        <w:t>Hansen, T. F., and D. Houle. 2008. Measuring and comparing evolvability and constraint in multivariate characters. J Evol Biol 21:1201–1219. Department of Biology, Center for Ecological; Evolutionary Synthesis, University of Oslo, Oslo, Norway.</w:t>
      </w:r>
    </w:p>
    <w:p w14:paraId="18FC5600" w14:textId="77777777" w:rsidR="00DF0C3E" w:rsidRDefault="00120AFF">
      <w:pPr>
        <w:pStyle w:val="Bibliography"/>
      </w:pPr>
      <w:bookmarkStart w:id="665" w:name="ref-harrison2015a"/>
      <w:bookmarkEnd w:id="664"/>
      <w:r>
        <w:t xml:space="preserve">Harrison, J. F. 2015. Evolvability and </w:t>
      </w:r>
      <w:proofErr w:type="spellStart"/>
      <w:r>
        <w:t>nonevolvability</w:t>
      </w:r>
      <w:proofErr w:type="spellEnd"/>
      <w:r>
        <w:t xml:space="preserve"> of allometric slopes. Proc Natl Acad Sci U S A 112:13426–13427. School of Life Sciences, Arizona State University, Tempe, AZ 85287-4501 j.harrison@asu.edu.</w:t>
      </w:r>
    </w:p>
    <w:p w14:paraId="2C20B7DD" w14:textId="77777777" w:rsidR="00C02A88" w:rsidRDefault="001037E8">
      <w:pPr>
        <w:pStyle w:val="Bibliography"/>
        <w:rPr>
          <w:del w:id="666" w:author="Kelly, Clint Dale" w:date="2026-04-27T10:47:00Z" w16du:dateUtc="2026-04-27T14:47:00Z"/>
        </w:rPr>
      </w:pPr>
      <w:del w:id="667" w:author="Kelly, Clint Dale" w:date="2026-04-27T10:47:00Z" w16du:dateUtc="2026-04-27T14:47:00Z">
        <w:r>
          <w:delText>Hazel, W. N., R</w:delText>
        </w:r>
      </w:del>
      <w:moveFromRangeStart w:id="668" w:author="Kelly, Clint Dale" w:date="2026-04-27T10:47:00Z" w:name="move228179283"/>
      <w:moveFrom w:id="669" w:author="Kelly, Clint Dale" w:date="2026-04-27T10:47:00Z" w16du:dateUtc="2026-04-27T14:47:00Z">
        <w:r w:rsidR="00120AFF">
          <w:t xml:space="preserve">. S. </w:t>
        </w:r>
      </w:moveFrom>
      <w:moveFromRangeEnd w:id="668"/>
      <w:del w:id="670" w:author="Kelly, Clint Dale" w:date="2026-04-27T10:47:00Z" w16du:dateUtc="2026-04-27T14:47:00Z">
        <w:r>
          <w:delText>Mock, and M. D. Johnson. 1990. A polygenic model for the evolution and maintenance of conditional strategies. Proc. R. Soc. Lond. B 242:181–187. Great Britain.</w:delText>
        </w:r>
      </w:del>
    </w:p>
    <w:p w14:paraId="237C0542" w14:textId="77777777" w:rsidR="00DF0C3E" w:rsidRDefault="00120AFF">
      <w:pPr>
        <w:pStyle w:val="Bibliography"/>
      </w:pPr>
      <w:bookmarkStart w:id="671" w:name="ref-huxley1932"/>
      <w:bookmarkEnd w:id="665"/>
      <w:r>
        <w:t>Huxley, J. 1932. Problems of relative growth.</w:t>
      </w:r>
    </w:p>
    <w:p w14:paraId="67E284D9" w14:textId="77777777" w:rsidR="00DF0C3E" w:rsidRDefault="00120AFF">
      <w:pPr>
        <w:pStyle w:val="Bibliography"/>
      </w:pPr>
      <w:bookmarkStart w:id="672" w:name="ref-kamimura2014"/>
      <w:bookmarkEnd w:id="671"/>
      <w:r>
        <w:t xml:space="preserve">Kamimura, Y. 2014. Pre‐ and postcopulatory sexual selection and the evolution of sexually dimorphic traits in earwigs (Dermaptera). </w:t>
      </w:r>
      <w:proofErr w:type="spellStart"/>
      <w:r>
        <w:t>Entomol</w:t>
      </w:r>
      <w:proofErr w:type="spellEnd"/>
      <w:r>
        <w:t xml:space="preserve"> Sci 17:139–166.</w:t>
      </w:r>
    </w:p>
    <w:p w14:paraId="780F6ACB" w14:textId="77777777" w:rsidR="00DF0C3E" w:rsidRDefault="00120AFF">
      <w:pPr>
        <w:pStyle w:val="Bibliography"/>
      </w:pPr>
      <w:bookmarkStart w:id="673" w:name="ref-kelly2005a"/>
      <w:bookmarkEnd w:id="672"/>
      <w:r>
        <w:t xml:space="preserve">Kelly, C. D. 2005. Allometry and sexual selection of male weaponry in Wellington tree </w:t>
      </w:r>
      <w:proofErr w:type="spellStart"/>
      <w:r>
        <w:t>weta</w:t>
      </w:r>
      <w:proofErr w:type="spellEnd"/>
      <w:r>
        <w:t xml:space="preserve">, </w:t>
      </w:r>
      <w:proofErr w:type="spellStart"/>
      <w:r>
        <w:rPr>
          <w:i/>
          <w:iCs/>
        </w:rPr>
        <w:t>Hemideina</w:t>
      </w:r>
      <w:proofErr w:type="spellEnd"/>
      <w:r>
        <w:rPr>
          <w:i/>
          <w:iCs/>
        </w:rPr>
        <w:t xml:space="preserve"> crassidens</w:t>
      </w:r>
      <w:r>
        <w:t xml:space="preserve">. </w:t>
      </w:r>
      <w:proofErr w:type="spellStart"/>
      <w:r>
        <w:t>Behav</w:t>
      </w:r>
      <w:proofErr w:type="spellEnd"/>
      <w:r>
        <w:t xml:space="preserve"> </w:t>
      </w:r>
      <w:proofErr w:type="spellStart"/>
      <w:r>
        <w:t>Ecol</w:t>
      </w:r>
      <w:proofErr w:type="spellEnd"/>
      <w:r>
        <w:t xml:space="preserve"> 16:145–152.</w:t>
      </w:r>
    </w:p>
    <w:p w14:paraId="0280F884" w14:textId="77777777" w:rsidR="00DF0C3E" w:rsidRDefault="00120AFF">
      <w:pPr>
        <w:pStyle w:val="Bibliography"/>
      </w:pPr>
      <w:bookmarkStart w:id="674" w:name="ref-kelly2024"/>
      <w:bookmarkEnd w:id="673"/>
      <w:r>
        <w:t xml:space="preserve">Kelly, C. D. 2024. Alternative mating strategies in the Wellington tree </w:t>
      </w:r>
      <w:proofErr w:type="spellStart"/>
      <w:r>
        <w:t>weta</w:t>
      </w:r>
      <w:proofErr w:type="spellEnd"/>
      <w:r>
        <w:t xml:space="preserve"> expressed via genetic polymorphism for precocial male maturation. Royal Society Open Science 11:240100.</w:t>
      </w:r>
    </w:p>
    <w:p w14:paraId="28CAA2B7" w14:textId="77777777" w:rsidR="00DF0C3E" w:rsidRPr="00A639DD" w:rsidRDefault="00120AFF">
      <w:pPr>
        <w:pStyle w:val="Bibliography"/>
        <w:rPr>
          <w:lang w:val="fr-CA"/>
        </w:rPr>
      </w:pPr>
      <w:bookmarkStart w:id="675" w:name="ref-kelly2026"/>
      <w:bookmarkEnd w:id="674"/>
      <w:r>
        <w:t xml:space="preserve">Kelly, C. D. 2026. Can the form of sexual selection explain patterns of static weapon allometry expressed by alternative mating morphotypes? </w:t>
      </w:r>
      <w:proofErr w:type="spellStart"/>
      <w:r w:rsidRPr="00A639DD">
        <w:rPr>
          <w:lang w:val="fr-CA"/>
        </w:rPr>
        <w:t>Evolution</w:t>
      </w:r>
      <w:proofErr w:type="spellEnd"/>
      <w:r w:rsidRPr="00A639DD">
        <w:rPr>
          <w:lang w:val="fr-CA"/>
        </w:rPr>
        <w:t xml:space="preserve"> 80:191–201. Département des Sciences biologiques, Université du Québec à Montréal, Montréal, Canada.</w:t>
      </w:r>
    </w:p>
    <w:p w14:paraId="00D11A42" w14:textId="77777777" w:rsidR="00DF0C3E" w:rsidRDefault="00120AFF">
      <w:pPr>
        <w:pStyle w:val="Bibliography"/>
      </w:pPr>
      <w:bookmarkStart w:id="676" w:name="ref-klingenberg2008"/>
      <w:bookmarkEnd w:id="675"/>
      <w:r>
        <w:t>Klingenberg, C. P. 2008. Morphological integration and developmental modularity. Annual Review of Ecology, Evolution, and Systematics 39:115–132.</w:t>
      </w:r>
    </w:p>
    <w:p w14:paraId="70E8FCF0" w14:textId="77777777" w:rsidR="00DF0C3E" w:rsidRDefault="00120AFF">
      <w:pPr>
        <w:pStyle w:val="Bibliography"/>
      </w:pPr>
      <w:bookmarkStart w:id="677" w:name="ref-kochensparger2024"/>
      <w:bookmarkEnd w:id="676"/>
      <w:r>
        <w:t>Kochensparger, S. K., C. J. Painting, B. A. Buzatto, and E. L. McCullough. 2024. Are weapon allometries steeper in major or minor males? A meta-analysis. Behav Ecol 35:1–9.</w:t>
      </w:r>
    </w:p>
    <w:p w14:paraId="353C6E69" w14:textId="77777777" w:rsidR="00DF0C3E" w:rsidRDefault="00120AFF">
      <w:pPr>
        <w:pStyle w:val="Bibliography"/>
      </w:pPr>
      <w:bookmarkStart w:id="678" w:name="ref-kodric-brown2006"/>
      <w:bookmarkEnd w:id="677"/>
      <w:r>
        <w:t>Kodric-Brown, A., R. M. Sibly, and J. H. Brown. 2006. The allometry of ornaments and weapons. Proceedings of the National Academy of Sciences 103:8733–8738.</w:t>
      </w:r>
    </w:p>
    <w:p w14:paraId="6A6494AC" w14:textId="77777777" w:rsidR="00DF0C3E" w:rsidRDefault="00120AFF">
      <w:pPr>
        <w:pStyle w:val="Bibliography"/>
      </w:pPr>
      <w:bookmarkStart w:id="679" w:name="ref-lande1980"/>
      <w:bookmarkEnd w:id="678"/>
      <w:r>
        <w:t>Lande, R. 1980. Sexual dimorphism, sexual selection, and adaptation in polygenic characters. Evolution 292–305.</w:t>
      </w:r>
    </w:p>
    <w:p w14:paraId="2FA88538" w14:textId="77777777" w:rsidR="00DF0C3E" w:rsidRDefault="00120AFF">
      <w:pPr>
        <w:pStyle w:val="Bibliography"/>
        <w:rPr>
          <w:ins w:id="680" w:author="Kelly, Clint Dale" w:date="2026-04-27T10:47:00Z" w16du:dateUtc="2026-04-27T14:47:00Z"/>
        </w:rPr>
      </w:pPr>
      <w:bookmarkStart w:id="681" w:name="ref-lenth2019package"/>
      <w:bookmarkEnd w:id="679"/>
      <w:ins w:id="682" w:author="Kelly, Clint Dale" w:date="2026-04-27T10:47:00Z" w16du:dateUtc="2026-04-27T14:47:00Z">
        <w:r>
          <w:t>Lenth, R.,</w:t>
        </w:r>
      </w:ins>
      <w:moveToRangeStart w:id="683" w:author="Kelly, Clint Dale" w:date="2026-04-27T10:47:00Z" w:name="move228179282"/>
      <w:moveTo w:id="684" w:author="Kelly, Clint Dale" w:date="2026-04-27T10:47:00Z" w16du:dateUtc="2026-04-27T14:47:00Z">
        <w:r>
          <w:t xml:space="preserve"> H. </w:t>
        </w:r>
      </w:moveTo>
      <w:moveToRangeEnd w:id="683"/>
      <w:proofErr w:type="spellStart"/>
      <w:ins w:id="685" w:author="Kelly, Clint Dale" w:date="2026-04-27T10:47:00Z" w16du:dateUtc="2026-04-27T14:47:00Z">
        <w:r>
          <w:t>Singmann</w:t>
        </w:r>
        <w:proofErr w:type="spellEnd"/>
        <w:r>
          <w:t xml:space="preserve">, J. Love, P. </w:t>
        </w:r>
        <w:proofErr w:type="spellStart"/>
        <w:r>
          <w:t>Buerkner</w:t>
        </w:r>
        <w:proofErr w:type="spellEnd"/>
        <w:r>
          <w:t>, and M. Herve. 2019. Package “</w:t>
        </w:r>
        <w:proofErr w:type="spellStart"/>
        <w:r>
          <w:t>emmeans</w:t>
        </w:r>
        <w:proofErr w:type="spellEnd"/>
        <w:r>
          <w:t xml:space="preserve">”: Estimated marginal means, aka least-squares means. </w:t>
        </w:r>
        <w:proofErr w:type="spellStart"/>
        <w:r>
          <w:t>Compr</w:t>
        </w:r>
        <w:proofErr w:type="spellEnd"/>
        <w:r>
          <w:t xml:space="preserve">. R Arch. </w:t>
        </w:r>
        <w:proofErr w:type="spellStart"/>
        <w:r>
          <w:t>Netw</w:t>
        </w:r>
        <w:proofErr w:type="spellEnd"/>
        <w:r>
          <w:t xml:space="preserve"> 1–67.</w:t>
        </w:r>
      </w:ins>
    </w:p>
    <w:p w14:paraId="6F0B7D0C" w14:textId="77777777" w:rsidR="00DF0C3E" w:rsidRDefault="00120AFF">
      <w:pPr>
        <w:pStyle w:val="Bibliography"/>
      </w:pPr>
      <w:bookmarkStart w:id="686" w:name="ref-vanlieshout2009"/>
      <w:bookmarkEnd w:id="681"/>
      <w:r>
        <w:t>Lieshout, E. van, and M. A. Elgar. 2009. Armament under direct sexual selection does not exhibit positive allometry in an earwig. Behav Ecol 20:258–264.</w:t>
      </w:r>
    </w:p>
    <w:p w14:paraId="26C92F0B" w14:textId="77777777" w:rsidR="00DF0C3E" w:rsidRDefault="00120AFF">
      <w:pPr>
        <w:pStyle w:val="Bibliography"/>
      </w:pPr>
      <w:bookmarkStart w:id="687" w:name="ref-meunier2024"/>
      <w:bookmarkEnd w:id="686"/>
      <w:r>
        <w:t>Meunier, J. 2024. The biology and social life of earwigs (</w:t>
      </w:r>
      <w:del w:id="688" w:author="Kelly, Clint Dale" w:date="2026-04-27T10:47:00Z" w16du:dateUtc="2026-04-27T14:47:00Z">
        <w:r w:rsidR="001037E8">
          <w:delText>dermaptera</w:delText>
        </w:r>
      </w:del>
      <w:ins w:id="689" w:author="Kelly, Clint Dale" w:date="2026-04-27T10:47:00Z" w16du:dateUtc="2026-04-27T14:47:00Z">
        <w:r>
          <w:t>Dermaptera</w:t>
        </w:r>
      </w:ins>
      <w:r>
        <w:t>). Annu Rev Entomol 69:259–276.</w:t>
      </w:r>
    </w:p>
    <w:p w14:paraId="0F1E923D" w14:textId="77777777" w:rsidR="00DF0C3E" w:rsidRDefault="00120AFF">
      <w:pPr>
        <w:pStyle w:val="Bibliography"/>
      </w:pPr>
      <w:bookmarkStart w:id="690" w:name="ref-nijhout2012"/>
      <w:bookmarkEnd w:id="687"/>
      <w:r>
        <w:lastRenderedPageBreak/>
        <w:t>Nijhout, H. F., and R. Z. German. 2012. Developmental causes of allometry: New models and implications for phenotypic plasticity and evolution. Integr Comp Biol 52:43–52. Department of Biology, Duke University, Durham, NC 27708, USA. hfn@duke.edu.</w:t>
      </w:r>
    </w:p>
    <w:p w14:paraId="22DCEE73" w14:textId="77777777" w:rsidR="00DF0C3E" w:rsidRDefault="00120AFF">
      <w:pPr>
        <w:pStyle w:val="Bibliography"/>
      </w:pPr>
      <w:bookmarkStart w:id="691" w:name="ref-oliveira2008"/>
      <w:bookmarkEnd w:id="690"/>
      <w:r>
        <w:t>Oliveira, R. F., M. Taborsky, and H. J. Brockmann. 2008. Alternative Reproductive Tactics. Cambridge University Press.</w:t>
      </w:r>
    </w:p>
    <w:p w14:paraId="10B485C6" w14:textId="77777777" w:rsidR="00DF0C3E" w:rsidRDefault="00120AFF">
      <w:pPr>
        <w:pStyle w:val="Bibliography"/>
      </w:pPr>
      <w:bookmarkStart w:id="692" w:name="ref-ozkansubmitted"/>
      <w:bookmarkEnd w:id="691"/>
      <w:r>
        <w:t>Ozkan, C., and C. D. Kelly. submitted. Sexual dimorphism in condition-dependent weapons arises through amplification of shared developmental pathways and enhanced trait-specific sensitivity.</w:t>
      </w:r>
    </w:p>
    <w:p w14:paraId="7F02C606" w14:textId="77777777" w:rsidR="00C02A88" w:rsidRDefault="001037E8">
      <w:pPr>
        <w:pStyle w:val="Bibliography"/>
        <w:rPr>
          <w:del w:id="693" w:author="Kelly, Clint Dale" w:date="2026-04-27T10:47:00Z" w16du:dateUtc="2026-04-27T14:47:00Z"/>
        </w:rPr>
      </w:pPr>
      <w:bookmarkStart w:id="694" w:name="ref-painting2024"/>
      <w:del w:id="695" w:author="Kelly, Clint Dale" w:date="2026-04-27T10:47:00Z" w16du:dateUtc="2026-04-27T14:47:00Z">
        <w:r>
          <w:delText>Painting, C. J., M. R. E. Symonds, and G. I. Holwell. 2024. The evolution of positive allometry and exaggerated traits in a diverse beetle clade. Funct Ecol 38:1265–1283.</w:delText>
        </w:r>
      </w:del>
    </w:p>
    <w:p w14:paraId="787CC828" w14:textId="77777777" w:rsidR="00DF0C3E" w:rsidRDefault="00120AFF">
      <w:pPr>
        <w:pStyle w:val="Bibliography"/>
      </w:pPr>
      <w:bookmarkStart w:id="696" w:name="ref-pelabon2014"/>
      <w:bookmarkEnd w:id="692"/>
      <w:bookmarkEnd w:id="694"/>
      <w:proofErr w:type="spellStart"/>
      <w:r>
        <w:t>Pélabon</w:t>
      </w:r>
      <w:proofErr w:type="spellEnd"/>
      <w:r>
        <w:t>, C., C. Firmat, G. Bolstad, K. Voje, D. Houle, J. Cassara, A. Rouzic, and T. Hansen. 2014. Evolution of morphological allometry. Ann N Y Acad Sci 1320:58–75.</w:t>
      </w:r>
    </w:p>
    <w:p w14:paraId="66178E74" w14:textId="77777777" w:rsidR="00DF0C3E" w:rsidRDefault="00120AFF">
      <w:pPr>
        <w:pStyle w:val="Bibliography"/>
      </w:pPr>
      <w:bookmarkStart w:id="697" w:name="ref-prates2013"/>
      <w:bookmarkEnd w:id="696"/>
      <w:r>
        <w:t>Prates, M. O., C. R. B. Cabral, and V. H. Lachos. 2013. Mixsmsn: Fitting finite mixture of scale mixture of skew-normal distributions. Journal of Statistical Software 54:96.</w:t>
      </w:r>
    </w:p>
    <w:p w14:paraId="30C0F5F2" w14:textId="77777777" w:rsidR="00DF0C3E" w:rsidRDefault="00120AFF">
      <w:pPr>
        <w:pStyle w:val="Bibliography"/>
      </w:pPr>
      <w:bookmarkStart w:id="698" w:name="ref-r2013"/>
      <w:bookmarkEnd w:id="697"/>
      <w:r>
        <w:t>R Core Team. 2025. R: A language and environment for statistical computing. Vienna, Austria.</w:t>
      </w:r>
    </w:p>
    <w:p w14:paraId="75A81DC7" w14:textId="77777777" w:rsidR="00DF0C3E" w:rsidRDefault="00120AFF">
      <w:pPr>
        <w:pStyle w:val="Bibliography"/>
      </w:pPr>
      <w:bookmarkStart w:id="699" w:name="ref-rowe1996"/>
      <w:bookmarkEnd w:id="698"/>
      <w:r>
        <w:t>Rowe, L., and D. Houle. 1996. The lek paradox and the capture of genetic variance by condition dependent traits. Proc R Soc Lond, B 263:1415–1421.</w:t>
      </w:r>
    </w:p>
    <w:p w14:paraId="4D8B4577" w14:textId="77777777" w:rsidR="00DF0C3E" w:rsidRDefault="00120AFF">
      <w:pPr>
        <w:pStyle w:val="Bibliography"/>
      </w:pPr>
      <w:bookmarkStart w:id="700" w:name="ref-shingleton2013"/>
      <w:bookmarkEnd w:id="699"/>
      <w:r>
        <w:t>Shingleton, A. W., and W. A. Frankino. 2013. New perspectives on the evolution of exaggerated traits. BioEssays 35:100–107.</w:t>
      </w:r>
    </w:p>
    <w:p w14:paraId="72F4CEE7" w14:textId="77777777" w:rsidR="00DF0C3E" w:rsidRDefault="00120AFF">
      <w:pPr>
        <w:pStyle w:val="Bibliography"/>
      </w:pPr>
      <w:bookmarkStart w:id="701" w:name="ref-shingleton2007"/>
      <w:bookmarkEnd w:id="700"/>
      <w:r>
        <w:t xml:space="preserve">Shingleton, A. W., W. A. Frankino, T. Flatt, H. F. Nijhout, and D. J. Emlen. 2007. Size and shape: The developmental regulation of static allometry in insects. BioEssays 29:536–548. </w:t>
      </w:r>
      <w:ins w:id="702" w:author="Kelly, Clint Dale" w:date="2026-04-27T10:47:00Z" w16du:dateUtc="2026-04-27T14:47:00Z">
        <w:r>
          <w:t>Department of Zoology, Michigan State University, 203 Natural Science, East Lansing, MI 48910, USA. shingle9@msu.edu.</w:t>
        </w:r>
      </w:ins>
    </w:p>
    <w:p w14:paraId="34B26A9B" w14:textId="77777777" w:rsidR="00DF0C3E" w:rsidRDefault="00120AFF">
      <w:pPr>
        <w:pStyle w:val="Bibliography"/>
      </w:pPr>
      <w:bookmarkStart w:id="703" w:name="ref-shuster2003"/>
      <w:bookmarkEnd w:id="701"/>
      <w:r>
        <w:t>Shuster, S., and M. Wade. 2003. Mating Systems and Strategies. Princeton University Press.</w:t>
      </w:r>
    </w:p>
    <w:p w14:paraId="3BB08B5C" w14:textId="77777777" w:rsidR="00DF0C3E" w:rsidRDefault="00120AFF">
      <w:pPr>
        <w:pStyle w:val="Bibliography"/>
      </w:pPr>
      <w:bookmarkStart w:id="704" w:name="ref-simmons1996"/>
      <w:bookmarkEnd w:id="703"/>
      <w:r>
        <w:t>Simmons, L., and J. Tomkins. 1996. Sexual selection and the allometry of earwig forceps. Evol Ecol 10:97–104.</w:t>
      </w:r>
    </w:p>
    <w:p w14:paraId="7EDF1419" w14:textId="77777777" w:rsidR="00DF0C3E" w:rsidRDefault="00120AFF">
      <w:pPr>
        <w:pStyle w:val="Bibliography"/>
      </w:pPr>
      <w:bookmarkStart w:id="705" w:name="ref-tomkins1999"/>
      <w:bookmarkEnd w:id="704"/>
      <w:r>
        <w:t xml:space="preserve">Tomkins, J. 1999. Environmental and genetic determinants of the male forceps length dimorphism in the European earwig </w:t>
      </w:r>
      <w:del w:id="706" w:author="Kelly, Clint Dale" w:date="2026-04-27T10:47:00Z" w16du:dateUtc="2026-04-27T14:47:00Z">
        <w:r w:rsidR="001037E8">
          <w:rPr>
            <w:i/>
            <w:iCs/>
          </w:rPr>
          <w:delText>forficula</w:delText>
        </w:r>
      </w:del>
      <w:proofErr w:type="spellStart"/>
      <w:ins w:id="707" w:author="Kelly, Clint Dale" w:date="2026-04-27T10:47:00Z" w16du:dateUtc="2026-04-27T14:47:00Z">
        <w:r>
          <w:rPr>
            <w:i/>
            <w:iCs/>
          </w:rPr>
          <w:t>Forficula</w:t>
        </w:r>
      </w:ins>
      <w:proofErr w:type="spellEnd"/>
      <w:r>
        <w:rPr>
          <w:i/>
          <w:iCs/>
        </w:rPr>
        <w:t xml:space="preserve"> </w:t>
      </w:r>
      <w:proofErr w:type="spellStart"/>
      <w:r>
        <w:rPr>
          <w:i/>
          <w:iCs/>
        </w:rPr>
        <w:t>auricularia</w:t>
      </w:r>
      <w:proofErr w:type="spellEnd"/>
      <w:r>
        <w:t xml:space="preserve"> L. Behav Ecol Sociobiol 47:1–8.</w:t>
      </w:r>
    </w:p>
    <w:p w14:paraId="4F12EE74" w14:textId="77777777" w:rsidR="00DF0C3E" w:rsidRDefault="00120AFF">
      <w:pPr>
        <w:pStyle w:val="Bibliography"/>
      </w:pPr>
      <w:bookmarkStart w:id="708" w:name="ref-tomkins2005a"/>
      <w:bookmarkEnd w:id="705"/>
      <w:r>
        <w:t>Tomkins, J. L., J. S. Kotiaho, and N. R. LeBas. 2005. Matters of scale: Positive allometry and the evolution of male dimorphisms. Am Nat 165:389–402.</w:t>
      </w:r>
    </w:p>
    <w:p w14:paraId="44567731" w14:textId="0E3FC1C8" w:rsidR="00C02A88" w:rsidRDefault="00120AFF">
      <w:pPr>
        <w:pStyle w:val="Bibliography"/>
        <w:rPr>
          <w:del w:id="709" w:author="Kelly, Clint Dale" w:date="2026-04-27T10:47:00Z" w16du:dateUtc="2026-04-27T14:47:00Z"/>
        </w:rPr>
      </w:pPr>
      <w:bookmarkStart w:id="710" w:name="ref-tomkins2004"/>
      <w:bookmarkEnd w:id="708"/>
      <w:r>
        <w:lastRenderedPageBreak/>
        <w:t xml:space="preserve">Tomkins, J., </w:t>
      </w:r>
      <w:del w:id="711" w:author="Kelly, Clint Dale" w:date="2026-04-27T10:47:00Z" w16du:dateUtc="2026-04-27T14:47:00Z">
        <w:r w:rsidR="001037E8">
          <w:delText>and</w:delText>
        </w:r>
      </w:del>
      <w:moveFromRangeStart w:id="712" w:author="Kelly, Clint Dale" w:date="2026-04-27T10:47:00Z" w:name="move228179284"/>
      <w:moveFrom w:id="713" w:author="Kelly, Clint Dale" w:date="2026-04-27T10:47:00Z" w16du:dateUtc="2026-04-27T14:47:00Z">
        <w:r>
          <w:t xml:space="preserve"> W. </w:t>
        </w:r>
      </w:moveFrom>
      <w:moveFromRangeEnd w:id="712"/>
      <w:del w:id="714" w:author="Kelly, Clint Dale" w:date="2026-04-27T10:47:00Z" w16du:dateUtc="2026-04-27T14:47:00Z">
        <w:r w:rsidR="001037E8">
          <w:delText xml:space="preserve">Hazel. 2007. The status of the conditional evolutionarily stable strategy. Trends Ecol Evol 22:522–528. </w:delText>
        </w:r>
      </w:del>
    </w:p>
    <w:p w14:paraId="2452BD39" w14:textId="77777777" w:rsidR="00DF0C3E" w:rsidRDefault="001037E8">
      <w:pPr>
        <w:pStyle w:val="Bibliography"/>
      </w:pPr>
      <w:del w:id="715" w:author="Kelly, Clint Dale" w:date="2026-04-27T10:47:00Z" w16du:dateUtc="2026-04-27T14:47:00Z">
        <w:r>
          <w:delText xml:space="preserve">Tomkins, J., </w:delText>
        </w:r>
      </w:del>
      <w:r w:rsidR="00120AFF">
        <w:t>J. Radwan, J. Kotiaho, and T. Tregenza. 2004. Genic capture and resolving the lek paradox. Trends Ecol Evol 19:323–328. Environmental; Evolutionary Biology, Dyer’s Brae House, The Mitchell Building, University of St Andrews, Fife, UK, KY16 9TH.</w:t>
      </w:r>
    </w:p>
    <w:p w14:paraId="1531E876" w14:textId="77777777" w:rsidR="00DF0C3E" w:rsidRDefault="00120AFF">
      <w:pPr>
        <w:pStyle w:val="Bibliography"/>
        <w:rPr>
          <w:ins w:id="716" w:author="Kelly, Clint Dale" w:date="2026-04-27T10:47:00Z" w16du:dateUtc="2026-04-27T14:47:00Z"/>
        </w:rPr>
      </w:pPr>
      <w:bookmarkStart w:id="717" w:name="ref-vea2023"/>
      <w:bookmarkEnd w:id="710"/>
      <w:ins w:id="718" w:author="Kelly, Clint Dale" w:date="2026-04-27T10:47:00Z" w16du:dateUtc="2026-04-27T14:47:00Z">
        <w:r>
          <w:t>Vea, I. M., A</w:t>
        </w:r>
      </w:ins>
      <w:moveToRangeStart w:id="719" w:author="Kelly, Clint Dale" w:date="2026-04-27T10:47:00Z" w:name="move228179283"/>
      <w:moveTo w:id="720" w:author="Kelly, Clint Dale" w:date="2026-04-27T10:47:00Z" w16du:dateUtc="2026-04-27T14:47:00Z">
        <w:r>
          <w:t xml:space="preserve">. S. </w:t>
        </w:r>
      </w:moveTo>
      <w:moveToRangeEnd w:id="719"/>
      <w:ins w:id="721" w:author="Kelly, Clint Dale" w:date="2026-04-27T10:47:00Z" w16du:dateUtc="2026-04-27T14:47:00Z">
        <w:r>
          <w:t>Wilcox, W. A. Frankino, and A.</w:t>
        </w:r>
      </w:ins>
      <w:moveToRangeStart w:id="722" w:author="Kelly, Clint Dale" w:date="2026-04-27T10:47:00Z" w:name="move228179284"/>
      <w:moveTo w:id="723" w:author="Kelly, Clint Dale" w:date="2026-04-27T10:47:00Z" w16du:dateUtc="2026-04-27T14:47:00Z">
        <w:r>
          <w:t xml:space="preserve"> W. </w:t>
        </w:r>
      </w:moveTo>
      <w:moveToRangeEnd w:id="722"/>
      <w:ins w:id="724" w:author="Kelly, Clint Dale" w:date="2026-04-27T10:47:00Z" w16du:dateUtc="2026-04-27T14:47:00Z">
        <w:r>
          <w:t>Shingleton. 2023. Genetic variation in sexual size dimorphism is associated with variation in sex-specific plasticity in drosophila. Am Nat 202:368–381.</w:t>
        </w:r>
      </w:ins>
    </w:p>
    <w:p w14:paraId="36AFA58C" w14:textId="77777777" w:rsidR="00DF0C3E" w:rsidRDefault="00120AFF">
      <w:pPr>
        <w:pStyle w:val="Bibliography"/>
      </w:pPr>
      <w:bookmarkStart w:id="725" w:name="ref-voje2016"/>
      <w:bookmarkEnd w:id="717"/>
      <w:r>
        <w:t>Voje, K. 2016. Scaling of morphological characters across trait type, sex, and environment: A meta-analysis of static allometries. Am Nat 187:89–98.</w:t>
      </w:r>
    </w:p>
    <w:bookmarkEnd w:id="642"/>
    <w:bookmarkEnd w:id="725"/>
    <w:p w14:paraId="0B6ECBEC" w14:textId="77777777" w:rsidR="00DF0C3E" w:rsidRDefault="00120AFF">
      <w:r>
        <w:br w:type="page"/>
      </w:r>
    </w:p>
    <w:p w14:paraId="3491CAF7" w14:textId="77777777" w:rsidR="00DF0C3E" w:rsidRDefault="00120AFF">
      <w:pPr>
        <w:pStyle w:val="Heading2"/>
      </w:pPr>
      <w:bookmarkStart w:id="726" w:name="figures"/>
      <w:r>
        <w:lastRenderedPageBreak/>
        <w:t>Figures</w:t>
      </w:r>
    </w:p>
    <w:tbl>
      <w:tblPr>
        <w:tblStyle w:val="Table"/>
        <w:tblW w:w="5000" w:type="pct"/>
        <w:tblLayout w:type="fixed"/>
        <w:tblLook w:val="0000" w:firstRow="0" w:lastRow="0" w:firstColumn="0" w:lastColumn="0" w:noHBand="0" w:noVBand="0"/>
      </w:tblPr>
      <w:tblGrid>
        <w:gridCol w:w="9404"/>
      </w:tblGrid>
      <w:tr w:rsidR="00DF0C3E" w14:paraId="05548E77" w14:textId="77777777">
        <w:tc>
          <w:tcPr>
            <w:tcW w:w="7920" w:type="dxa"/>
          </w:tcPr>
          <w:p w14:paraId="35341107" w14:textId="77777777" w:rsidR="00C02A88" w:rsidRDefault="001037E8">
            <w:pPr>
              <w:pStyle w:val="Compact"/>
              <w:jc w:val="center"/>
              <w:rPr>
                <w:del w:id="727" w:author="Kelly, Clint Dale" w:date="2026-04-27T10:47:00Z" w16du:dateUtc="2026-04-27T14:47:00Z"/>
              </w:rPr>
            </w:pPr>
            <w:bookmarkStart w:id="728" w:name="fig-one"/>
            <w:del w:id="729" w:author="Kelly, Clint Dale" w:date="2026-04-27T10:47:00Z" w16du:dateUtc="2026-04-27T14:47:00Z">
              <w:r>
                <w:rPr>
                  <w:noProof/>
                </w:rPr>
                <w:drawing>
                  <wp:inline distT="0" distB="0" distL="0" distR="0" wp14:anchorId="7098B8D5" wp14:editId="2DF7B738">
                    <wp:extent cx="3810000" cy="2540000"/>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figure_1.jpg"/>
                            <pic:cNvPicPr>
                              <a:picLocks noChangeAspect="1" noChangeArrowheads="1"/>
                            </pic:cNvPicPr>
                          </pic:nvPicPr>
                          <pic:blipFill>
                            <a:blip r:embed="rId7"/>
                            <a:stretch>
                              <a:fillRect/>
                            </a:stretch>
                          </pic:blipFill>
                          <pic:spPr bwMode="auto">
                            <a:xfrm>
                              <a:off x="0" y="0"/>
                              <a:ext cx="3810000" cy="2540000"/>
                            </a:xfrm>
                            <a:prstGeom prst="rect">
                              <a:avLst/>
                            </a:prstGeom>
                            <a:noFill/>
                            <a:ln w="9525">
                              <a:noFill/>
                              <a:headEnd/>
                              <a:tailEnd/>
                            </a:ln>
                          </pic:spPr>
                        </pic:pic>
                      </a:graphicData>
                    </a:graphic>
                  </wp:inline>
                </w:drawing>
              </w:r>
            </w:del>
          </w:p>
          <w:p w14:paraId="58244257" w14:textId="77777777" w:rsidR="00DF0C3E" w:rsidRDefault="001037E8">
            <w:pPr>
              <w:pStyle w:val="Compact"/>
              <w:jc w:val="center"/>
              <w:rPr>
                <w:ins w:id="730" w:author="Kelly, Clint Dale" w:date="2026-04-27T10:47:00Z" w16du:dateUtc="2026-04-27T14:47:00Z"/>
              </w:rPr>
            </w:pPr>
            <w:del w:id="731" w:author="Kelly, Clint Dale" w:date="2026-04-27T10:47:00Z" w16du:dateUtc="2026-04-27T14:47:00Z">
              <w:r>
                <w:lastRenderedPageBreak/>
                <w:delText>Figure 1: Static allometries of forceps length as a function of pronotum length across density treatments (low, medium, high).</w:delText>
              </w:r>
            </w:del>
            <w:ins w:id="732" w:author="Kelly, Clint Dale" w:date="2026-04-27T10:47:00Z" w16du:dateUtc="2026-04-27T14:47:00Z">
              <w:r w:rsidR="00120AFF">
                <w:rPr>
                  <w:noProof/>
                </w:rPr>
                <w:drawing>
                  <wp:inline distT="0" distB="0" distL="0" distR="0" wp14:anchorId="40EAF19C" wp14:editId="1043C5A4">
                    <wp:extent cx="3121199" cy="5957999"/>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figure_1.jpg"/>
                            <pic:cNvPicPr>
                              <a:picLocks noChangeAspect="1" noChangeArrowheads="1"/>
                            </pic:cNvPicPr>
                          </pic:nvPicPr>
                          <pic:blipFill>
                            <a:blip r:embed="rId8"/>
                            <a:stretch>
                              <a:fillRect/>
                            </a:stretch>
                          </pic:blipFill>
                          <pic:spPr bwMode="auto">
                            <a:xfrm>
                              <a:off x="0" y="0"/>
                              <a:ext cx="3121199" cy="5957999"/>
                            </a:xfrm>
                            <a:prstGeom prst="rect">
                              <a:avLst/>
                            </a:prstGeom>
                            <a:noFill/>
                            <a:ln w="9525">
                              <a:noFill/>
                              <a:headEnd/>
                              <a:tailEnd/>
                            </a:ln>
                          </pic:spPr>
                        </pic:pic>
                      </a:graphicData>
                    </a:graphic>
                  </wp:inline>
                </w:drawing>
              </w:r>
            </w:ins>
          </w:p>
          <w:p w14:paraId="0211F0EE" w14:textId="77777777" w:rsidR="00DF0C3E" w:rsidRDefault="00120AFF">
            <w:pPr>
              <w:pStyle w:val="ImageCaption"/>
              <w:spacing w:before="200"/>
            </w:pPr>
            <w:ins w:id="733" w:author="Kelly, Clint Dale" w:date="2026-04-27T10:47:00Z" w16du:dateUtc="2026-04-27T14:47:00Z">
              <w:r>
                <w:t xml:space="preserve">Figure 1: </w:t>
              </w:r>
              <w:bookmarkStart w:id="734" w:name="OLE_LINK5"/>
              <w:r>
                <w:t>Visual comparison of forceps size and shape across sexes and male morphs: (a) female, (b) brachylabic male, and (c) macrolabic male. Macrolabic males display exaggerated forceps consistent with positive allometry, while brachylabic males and females exhibit relatively reduced forceps. Scale bars = 1 mm.</w:t>
              </w:r>
            </w:ins>
            <w:bookmarkEnd w:id="734"/>
            <w:moveFromRangeStart w:id="735" w:author="Kelly, Clint Dale" w:date="2026-04-27T10:47:00Z" w:name="move228179285"/>
            <w:moveFrom w:id="736" w:author="Kelly, Clint Dale" w:date="2026-04-27T10:47:00Z" w16du:dateUtc="2026-04-27T14:47:00Z">
              <w:r>
                <w:t xml:space="preserve"> Females (top row) and males (bottom row) are shown separately. In males, brachylabic (solid points) and macrolabic (open points) morphs are distinguished, with diet treatments indicated by shading. </w:t>
              </w:r>
            </w:moveFrom>
            <w:moveFromRangeEnd w:id="735"/>
            <w:del w:id="737" w:author="Kelly, Clint Dale" w:date="2026-04-27T10:47:00Z" w16du:dateUtc="2026-04-27T14:47:00Z">
              <w:r w:rsidR="001037E8">
                <w:delText xml:space="preserve">Males form two discrete clusters </w:delText>
              </w:r>
              <w:r w:rsidR="001037E8">
                <w:lastRenderedPageBreak/>
                <w:delText>corresponding to morphotype, with substantial overlap in body size between morphs. Environmental treatments shift forceps length within morphs but do not eliminate size overlap. The dashed horizontal line in the male panels indicates the approximate threshold commonly used to distinguish morphs based on forceps length.</w:delText>
              </w:r>
            </w:del>
          </w:p>
        </w:tc>
        <w:bookmarkEnd w:id="728"/>
      </w:tr>
    </w:tbl>
    <w:p w14:paraId="4898A37A" w14:textId="77777777" w:rsidR="00C02A88" w:rsidRDefault="001037E8">
      <w:pPr>
        <w:pStyle w:val="BodyText"/>
        <w:rPr>
          <w:del w:id="738" w:author="Kelly, Clint Dale" w:date="2026-04-27T10:47:00Z" w16du:dateUtc="2026-04-27T14:47:00Z"/>
        </w:rPr>
      </w:pPr>
      <w:del w:id="739" w:author="Kelly, Clint Dale" w:date="2026-04-27T10:47:00Z" w16du:dateUtc="2026-04-27T14:47:00Z">
        <w:r>
          <w:lastRenderedPageBreak/>
          <w:delText xml:space="preserve"> </w:delText>
        </w:r>
      </w:del>
    </w:p>
    <w:p w14:paraId="17EA20F6" w14:textId="77777777" w:rsidR="00DF0C3E" w:rsidRDefault="00120AFF">
      <w:pPr>
        <w:rPr>
          <w:ins w:id="740" w:author="Kelly, Clint Dale" w:date="2026-04-27T10:47:00Z" w16du:dateUtc="2026-04-27T14:47:00Z"/>
        </w:rPr>
      </w:pPr>
      <w:ins w:id="741" w:author="Kelly, Clint Dale" w:date="2026-04-27T10:47:00Z" w16du:dateUtc="2026-04-27T14:47:00Z">
        <w:r>
          <w:br w:type="page"/>
        </w:r>
      </w:ins>
    </w:p>
    <w:tbl>
      <w:tblPr>
        <w:tblStyle w:val="Table"/>
        <w:tblW w:w="5000" w:type="pct"/>
        <w:tblLayout w:type="fixed"/>
        <w:tblLook w:val="0000" w:firstRow="0" w:lastRow="0" w:firstColumn="0" w:lastColumn="0" w:noHBand="0" w:noVBand="0"/>
      </w:tblPr>
      <w:tblGrid>
        <w:gridCol w:w="9404"/>
      </w:tblGrid>
      <w:tr w:rsidR="00DF0C3E" w14:paraId="1B6A6707" w14:textId="77777777">
        <w:tc>
          <w:tcPr>
            <w:tcW w:w="7920" w:type="dxa"/>
          </w:tcPr>
          <w:p w14:paraId="0BFF2A8C" w14:textId="77777777" w:rsidR="00DF0C3E" w:rsidRDefault="00120AFF">
            <w:pPr>
              <w:pStyle w:val="Compact"/>
              <w:jc w:val="center"/>
              <w:rPr>
                <w:ins w:id="742" w:author="Kelly, Clint Dale" w:date="2026-04-27T10:47:00Z" w16du:dateUtc="2026-04-27T14:47:00Z"/>
              </w:rPr>
            </w:pPr>
            <w:bookmarkStart w:id="743" w:name="fig-two"/>
            <w:ins w:id="744" w:author="Kelly, Clint Dale" w:date="2026-04-27T10:47:00Z" w16du:dateUtc="2026-04-27T14:47:00Z">
              <w:r>
                <w:rPr>
                  <w:noProof/>
                </w:rPr>
                <w:lastRenderedPageBreak/>
                <w:drawing>
                  <wp:inline distT="0" distB="0" distL="0" distR="0" wp14:anchorId="1301E17F" wp14:editId="4A349276">
                    <wp:extent cx="3810000" cy="254000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_2.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ins>
          </w:p>
          <w:p w14:paraId="22C44B4D" w14:textId="77777777" w:rsidR="00C02A88" w:rsidRDefault="00120AFF">
            <w:pPr>
              <w:pStyle w:val="Compact"/>
              <w:jc w:val="center"/>
              <w:rPr>
                <w:del w:id="745" w:author="Kelly, Clint Dale" w:date="2026-04-27T10:47:00Z" w16du:dateUtc="2026-04-27T14:47:00Z"/>
              </w:rPr>
            </w:pPr>
            <w:ins w:id="746" w:author="Kelly, Clint Dale" w:date="2026-04-27T10:47:00Z" w16du:dateUtc="2026-04-27T14:47:00Z">
              <w:r>
                <w:t xml:space="preserve">Figure 2: </w:t>
              </w:r>
              <w:bookmarkStart w:id="747" w:name="_Hlk227921377"/>
              <w:r>
                <w:t>Static allometries of forceps length as a function of pronotum length across density treatments.</w:t>
              </w:r>
            </w:ins>
            <w:moveToRangeStart w:id="748" w:author="Kelly, Clint Dale" w:date="2026-04-27T10:47:00Z" w:name="move228179285"/>
            <w:moveTo w:id="749" w:author="Kelly, Clint Dale" w:date="2026-04-27T10:47:00Z" w16du:dateUtc="2026-04-27T14:47:00Z">
              <w:r>
                <w:t xml:space="preserve"> Females (top row) and males (bottom row) are shown separately. In males, brachylabic (solid points) and macrolabic (open points) morphs are distinguished, with diet treatments indicated by shading. </w:t>
              </w:r>
            </w:moveTo>
            <w:moveToRangeEnd w:id="748"/>
            <w:del w:id="750" w:author="Kelly, Clint Dale" w:date="2026-04-27T10:47:00Z" w16du:dateUtc="2026-04-27T14:47:00Z">
              <w:r w:rsidR="001037E8">
                <w:rPr>
                  <w:noProof/>
                </w:rPr>
                <w:drawing>
                  <wp:inline distT="0" distB="0" distL="0" distR="0" wp14:anchorId="133CB224" wp14:editId="1A8ADDE8">
                    <wp:extent cx="3810000" cy="254000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figure_2.jpg"/>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del>
          </w:p>
          <w:p w14:paraId="570FFD04" w14:textId="77777777" w:rsidR="00DF0C3E" w:rsidRDefault="001037E8">
            <w:pPr>
              <w:pStyle w:val="ImageCaption"/>
              <w:spacing w:before="200"/>
            </w:pPr>
            <w:del w:id="751" w:author="Kelly, Clint Dale" w:date="2026-04-27T10:47:00Z" w16du:dateUtc="2026-04-27T14:47:00Z">
              <w:r>
                <w:delText xml:space="preserve">Figure 2: Predicted population-level relationships between log-transformed forceps length and log-transformed pronotum width across diet (GOOD vs POOR) and rearing density (1, 4, or 8 individuals per container). Panels show females (left), brachylabic males (center), and macrolabic males (right). Solid, dashed, and dotted lines correspond to density treatments; color indicates diet. Fitted lines represent posterior medians from Bayesian multilevel models excluding random family effects; grey points show raw data. Female slopes are relatively </w:delText>
              </w:r>
              <w:r>
                <w:lastRenderedPageBreak/>
                <w:delText>stable across environments, whereas male slopes exhibit pronounced environmental sensitivity. Morph divergence in males is primarily intercept-based, with macrolabic males exhibiting consistently larger forceps at a given body size and stronger slope reductions under poor diet.</w:delText>
              </w:r>
            </w:del>
            <w:ins w:id="752" w:author="Kelly, Clint Dale" w:date="2026-04-27T10:47:00Z" w16du:dateUtc="2026-04-27T14:47:00Z">
              <w:r w:rsidR="00120AFF">
                <w:t>Males form two clusters corresponding to morphotype, with overlap in body size between morphs. The dashed horizontal line in the male panels indicates the forceps length threshold used for morph classification.</w:t>
              </w:r>
            </w:ins>
            <w:bookmarkEnd w:id="747"/>
          </w:p>
        </w:tc>
        <w:bookmarkEnd w:id="743"/>
      </w:tr>
    </w:tbl>
    <w:p w14:paraId="5BFF405F" w14:textId="77777777" w:rsidR="00DF0C3E" w:rsidRDefault="00120AFF">
      <w:r>
        <w:lastRenderedPageBreak/>
        <w:br w:type="page"/>
      </w:r>
    </w:p>
    <w:tbl>
      <w:tblPr>
        <w:tblStyle w:val="Table"/>
        <w:tblW w:w="5000" w:type="pct"/>
        <w:tblLayout w:type="fixed"/>
        <w:tblLook w:val="0000" w:firstRow="0" w:lastRow="0" w:firstColumn="0" w:lastColumn="0" w:noHBand="0" w:noVBand="0"/>
      </w:tblPr>
      <w:tblGrid>
        <w:gridCol w:w="9404"/>
      </w:tblGrid>
      <w:tr w:rsidR="00DF0C3E" w14:paraId="58D9447C" w14:textId="77777777">
        <w:tc>
          <w:tcPr>
            <w:tcW w:w="7920" w:type="dxa"/>
          </w:tcPr>
          <w:p w14:paraId="49E4F4E8" w14:textId="77777777" w:rsidR="00C02A88" w:rsidRDefault="001037E8">
            <w:pPr>
              <w:pStyle w:val="Compact"/>
              <w:jc w:val="center"/>
              <w:rPr>
                <w:del w:id="753" w:author="Kelly, Clint Dale" w:date="2026-04-27T10:47:00Z" w16du:dateUtc="2026-04-27T14:47:00Z"/>
              </w:rPr>
            </w:pPr>
            <w:bookmarkStart w:id="754" w:name="fig-three"/>
            <w:del w:id="755" w:author="Kelly, Clint Dale" w:date="2026-04-27T10:47:00Z" w16du:dateUtc="2026-04-27T14:47:00Z">
              <w:r>
                <w:rPr>
                  <w:noProof/>
                </w:rPr>
                <w:lastRenderedPageBreak/>
                <w:drawing>
                  <wp:inline distT="0" distB="0" distL="0" distR="0" wp14:anchorId="5C6FC40D" wp14:editId="46C11E75">
                    <wp:extent cx="3810000" cy="2540000"/>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figure_3.jpg"/>
                            <pic:cNvPicPr>
                              <a:picLocks noChangeAspect="1" noChangeArrowheads="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del>
          </w:p>
          <w:p w14:paraId="6A556BA1" w14:textId="77777777" w:rsidR="00DF0C3E" w:rsidRDefault="001037E8">
            <w:pPr>
              <w:pStyle w:val="Compact"/>
              <w:jc w:val="center"/>
              <w:rPr>
                <w:ins w:id="756" w:author="Kelly, Clint Dale" w:date="2026-04-27T10:47:00Z" w16du:dateUtc="2026-04-27T14:47:00Z"/>
              </w:rPr>
            </w:pPr>
            <w:del w:id="757" w:author="Kelly, Clint Dale" w:date="2026-04-27T10:47:00Z" w16du:dateUtc="2026-04-27T14:47:00Z">
              <w:r>
                <w:delText xml:space="preserve">Figure 3: Points represent posterior medians and horizontal bars indicate 95% credible intervals for slopes relating log forceps length to log pronotum width. Treatments are grouped by diet (good vs. poor) and density (low, medium, or high). The vertical dotted line indicates a slope of zero. Female slopes cluster tightly and show little environmental sensitivity. In contrast, male slopes vary substantially across environments, with macrolabic males showing a higher posterior probability of substantial slope reduction under poor diet than brachylabic males. </w:delText>
              </w:r>
              <w:r>
                <w:lastRenderedPageBreak/>
                <w:delText>These estimates are derived from Bayesian multilevel models that incorporate among-family variance.</w:delText>
              </w:r>
            </w:del>
            <w:ins w:id="758" w:author="Kelly, Clint Dale" w:date="2026-04-27T10:47:00Z" w16du:dateUtc="2026-04-27T14:47:00Z">
              <w:r w:rsidR="00120AFF">
                <w:rPr>
                  <w:noProof/>
                </w:rPr>
                <w:drawing>
                  <wp:inline distT="0" distB="0" distL="0" distR="0" wp14:anchorId="5DE3A417" wp14:editId="011ADD6D">
                    <wp:extent cx="3810000" cy="254000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gure_3.jpg"/>
                            <pic:cNvPicPr>
                              <a:picLocks noChangeAspect="1" noChangeArrowheads="1"/>
                            </pic:cNvPicPr>
                          </pic:nvPicPr>
                          <pic:blipFill>
                            <a:blip r:embed="rId12"/>
                            <a:stretch>
                              <a:fillRect/>
                            </a:stretch>
                          </pic:blipFill>
                          <pic:spPr bwMode="auto">
                            <a:xfrm>
                              <a:off x="0" y="0"/>
                              <a:ext cx="3810000" cy="2540000"/>
                            </a:xfrm>
                            <a:prstGeom prst="rect">
                              <a:avLst/>
                            </a:prstGeom>
                            <a:noFill/>
                            <a:ln w="9525">
                              <a:noFill/>
                              <a:headEnd/>
                              <a:tailEnd/>
                            </a:ln>
                          </pic:spPr>
                        </pic:pic>
                      </a:graphicData>
                    </a:graphic>
                  </wp:inline>
                </w:drawing>
              </w:r>
            </w:ins>
          </w:p>
          <w:p w14:paraId="6A0EE7A3" w14:textId="77777777" w:rsidR="00DF0C3E" w:rsidRDefault="00120AFF">
            <w:pPr>
              <w:pStyle w:val="ImageCaption"/>
              <w:spacing w:before="200"/>
            </w:pPr>
            <w:ins w:id="759" w:author="Kelly, Clint Dale" w:date="2026-04-27T10:47:00Z" w16du:dateUtc="2026-04-27T14:47:00Z">
              <w:r>
                <w:t>Figure 3: Predicted relationships between body size (log pronotum length) and forceps length across sexes and morphs for each environmental condition combination. Lines show posterior median predictions from the Bayesian model, and points represent raw data.</w:t>
              </w:r>
            </w:ins>
          </w:p>
        </w:tc>
        <w:bookmarkEnd w:id="754"/>
      </w:tr>
    </w:tbl>
    <w:p w14:paraId="32BB2DFF" w14:textId="77777777" w:rsidR="00C02A88" w:rsidRDefault="001037E8">
      <w:pPr>
        <w:pStyle w:val="BodyText"/>
        <w:rPr>
          <w:del w:id="760" w:author="Kelly, Clint Dale" w:date="2026-04-27T10:47:00Z" w16du:dateUtc="2026-04-27T14:47:00Z"/>
        </w:rPr>
      </w:pPr>
      <w:del w:id="761" w:author="Kelly, Clint Dale" w:date="2026-04-27T10:47:00Z" w16du:dateUtc="2026-04-27T14:47:00Z">
        <w:r>
          <w:lastRenderedPageBreak/>
          <w:delText xml:space="preserve"> </w:delText>
        </w:r>
      </w:del>
    </w:p>
    <w:p w14:paraId="222534F2" w14:textId="77777777" w:rsidR="00DF0C3E" w:rsidRDefault="00120AFF">
      <w:pPr>
        <w:rPr>
          <w:ins w:id="762" w:author="Kelly, Clint Dale" w:date="2026-04-27T10:47:00Z" w16du:dateUtc="2026-04-27T14:47:00Z"/>
        </w:rPr>
      </w:pPr>
      <w:ins w:id="763" w:author="Kelly, Clint Dale" w:date="2026-04-27T10:47:00Z" w16du:dateUtc="2026-04-27T14:47:00Z">
        <w:r>
          <w:br w:type="page"/>
        </w:r>
      </w:ins>
    </w:p>
    <w:tbl>
      <w:tblPr>
        <w:tblStyle w:val="Table"/>
        <w:tblW w:w="5000" w:type="pct"/>
        <w:tblLayout w:type="fixed"/>
        <w:tblLook w:val="0000" w:firstRow="0" w:lastRow="0" w:firstColumn="0" w:lastColumn="0" w:noHBand="0" w:noVBand="0"/>
      </w:tblPr>
      <w:tblGrid>
        <w:gridCol w:w="9404"/>
      </w:tblGrid>
      <w:tr w:rsidR="00DF0C3E" w14:paraId="0418C2E8" w14:textId="77777777">
        <w:tc>
          <w:tcPr>
            <w:tcW w:w="7920" w:type="dxa"/>
          </w:tcPr>
          <w:p w14:paraId="51E05E9C" w14:textId="77777777" w:rsidR="00C02A88" w:rsidRDefault="001037E8">
            <w:pPr>
              <w:pStyle w:val="Compact"/>
              <w:jc w:val="center"/>
              <w:rPr>
                <w:del w:id="764" w:author="Kelly, Clint Dale" w:date="2026-04-27T10:47:00Z" w16du:dateUtc="2026-04-27T14:47:00Z"/>
              </w:rPr>
            </w:pPr>
            <w:bookmarkStart w:id="765" w:name="fig-four"/>
            <w:del w:id="766" w:author="Kelly, Clint Dale" w:date="2026-04-27T10:47:00Z" w16du:dateUtc="2026-04-27T14:47:00Z">
              <w:r>
                <w:rPr>
                  <w:noProof/>
                </w:rPr>
                <w:lastRenderedPageBreak/>
                <w:drawing>
                  <wp:inline distT="0" distB="0" distL="0" distR="0" wp14:anchorId="79BA5261" wp14:editId="7BF7584F">
                    <wp:extent cx="3810000" cy="2540000"/>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figure_4.jpg"/>
                            <pic:cNvPicPr>
                              <a:picLocks noChangeAspect="1" noChangeArrowheads="1"/>
                            </pic:cNvPicPr>
                          </pic:nvPicPr>
                          <pic:blipFill>
                            <a:blip r:embed="rId13"/>
                            <a:stretch>
                              <a:fillRect/>
                            </a:stretch>
                          </pic:blipFill>
                          <pic:spPr bwMode="auto">
                            <a:xfrm>
                              <a:off x="0" y="0"/>
                              <a:ext cx="3810000" cy="2540000"/>
                            </a:xfrm>
                            <a:prstGeom prst="rect">
                              <a:avLst/>
                            </a:prstGeom>
                            <a:noFill/>
                            <a:ln w="9525">
                              <a:noFill/>
                              <a:headEnd/>
                              <a:tailEnd/>
                            </a:ln>
                          </pic:spPr>
                        </pic:pic>
                      </a:graphicData>
                    </a:graphic>
                  </wp:inline>
                </w:drawing>
              </w:r>
            </w:del>
          </w:p>
          <w:p w14:paraId="086CF0F9" w14:textId="77777777" w:rsidR="00DF0C3E" w:rsidRDefault="001037E8">
            <w:pPr>
              <w:pStyle w:val="Compact"/>
              <w:jc w:val="center"/>
              <w:rPr>
                <w:ins w:id="767" w:author="Kelly, Clint Dale" w:date="2026-04-27T10:47:00Z" w16du:dateUtc="2026-04-27T14:47:00Z"/>
              </w:rPr>
            </w:pPr>
            <w:del w:id="768" w:author="Kelly, Clint Dale" w:date="2026-04-27T10:47:00Z" w16du:dateUtc="2026-04-27T14:47:00Z">
              <w:r>
                <w:delText xml:space="preserve">Figure 4: Posterior medians (points) and 95% credible intervals (horizontal bars) show changes in the allometric slope (Δβ) of log forceps length on log pronotum width relative to the baseline condition (good diet, low density). The vertical dashed line indicates no change in slope, and the dotted lines denote a biologically meaningful threshold of |Δβ| = 0.1. Females show little evidence of slope plasticity across environments. In contrast, males exhibit pronounced environmental sensitivity, with strong reductions in the scaling exponent under poor diet and substantial increases at elevated densities. Estimates are derived from the sex-specific </w:delText>
              </w:r>
              <w:r>
                <w:lastRenderedPageBreak/>
                <w:delText>multilevel model including sex × environment × body size interactions.</w:delText>
              </w:r>
            </w:del>
            <w:ins w:id="769" w:author="Kelly, Clint Dale" w:date="2026-04-27T10:47:00Z" w16du:dateUtc="2026-04-27T14:47:00Z">
              <w:r w:rsidR="00120AFF">
                <w:rPr>
                  <w:noProof/>
                </w:rPr>
                <w:drawing>
                  <wp:inline distT="0" distB="0" distL="0" distR="0" wp14:anchorId="7EAD549E" wp14:editId="5A94302D">
                    <wp:extent cx="3810000" cy="2540000"/>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figure_4.jpg"/>
                            <pic:cNvPicPr>
                              <a:picLocks noChangeAspect="1" noChangeArrowheads="1"/>
                            </pic:cNvPicPr>
                          </pic:nvPicPr>
                          <pic:blipFill>
                            <a:blip r:embed="rId14"/>
                            <a:stretch>
                              <a:fillRect/>
                            </a:stretch>
                          </pic:blipFill>
                          <pic:spPr bwMode="auto">
                            <a:xfrm>
                              <a:off x="0" y="0"/>
                              <a:ext cx="3810000" cy="2540000"/>
                            </a:xfrm>
                            <a:prstGeom prst="rect">
                              <a:avLst/>
                            </a:prstGeom>
                            <a:noFill/>
                            <a:ln w="9525">
                              <a:noFill/>
                              <a:headEnd/>
                              <a:tailEnd/>
                            </a:ln>
                          </pic:spPr>
                        </pic:pic>
                      </a:graphicData>
                    </a:graphic>
                  </wp:inline>
                </w:drawing>
              </w:r>
            </w:ins>
          </w:p>
          <w:p w14:paraId="566537C1" w14:textId="77777777" w:rsidR="00DF0C3E" w:rsidRDefault="00120AFF">
            <w:pPr>
              <w:pStyle w:val="ImageCaption"/>
              <w:spacing w:before="200"/>
            </w:pPr>
            <w:ins w:id="770" w:author="Kelly, Clint Dale" w:date="2026-04-27T10:47:00Z" w16du:dateUtc="2026-04-27T14:47:00Z">
              <w:r>
                <w:t>Figure 4: Posterior estimates of allometric slopes (β) across sexes and male morphs under different environmental conditions. Points show posterior medians and horizontal bars indicate 95% credible intervals. Estimates are shown for each combination of diet and density treatments.</w:t>
              </w:r>
            </w:ins>
          </w:p>
        </w:tc>
        <w:bookmarkEnd w:id="765"/>
      </w:tr>
    </w:tbl>
    <w:bookmarkEnd w:id="640"/>
    <w:bookmarkEnd w:id="726"/>
    <w:p w14:paraId="0B4B2D96" w14:textId="77777777" w:rsidR="00C02A88" w:rsidRDefault="001037E8">
      <w:pPr>
        <w:pStyle w:val="BodyText"/>
        <w:rPr>
          <w:del w:id="771" w:author="Kelly, Clint Dale" w:date="2026-04-27T10:47:00Z" w16du:dateUtc="2026-04-27T14:47:00Z"/>
        </w:rPr>
      </w:pPr>
      <w:del w:id="772" w:author="Kelly, Clint Dale" w:date="2026-04-27T10:47:00Z" w16du:dateUtc="2026-04-27T14:47:00Z">
        <w:r>
          <w:lastRenderedPageBreak/>
          <w:delText xml:space="preserve"> </w:delText>
        </w:r>
      </w:del>
    </w:p>
    <w:tbl>
      <w:tblPr>
        <w:tblStyle w:val="Table"/>
        <w:tblW w:w="5000" w:type="pct"/>
        <w:tblLayout w:type="fixed"/>
        <w:tblLook w:val="0000" w:firstRow="0" w:lastRow="0" w:firstColumn="0" w:lastColumn="0" w:noHBand="0" w:noVBand="0"/>
      </w:tblPr>
      <w:tblGrid>
        <w:gridCol w:w="9404"/>
      </w:tblGrid>
      <w:tr w:rsidR="00C02A88" w14:paraId="3C5808A8" w14:textId="77777777">
        <w:trPr>
          <w:del w:id="773" w:author="Kelly, Clint Dale" w:date="2026-04-27T10:47:00Z" w16du:dateUtc="2026-04-27T14:47:00Z"/>
        </w:trPr>
        <w:tc>
          <w:tcPr>
            <w:tcW w:w="7920" w:type="dxa"/>
          </w:tcPr>
          <w:p w14:paraId="5E2084DE" w14:textId="77777777" w:rsidR="00C02A88" w:rsidRDefault="001037E8">
            <w:pPr>
              <w:pStyle w:val="Compact"/>
              <w:jc w:val="center"/>
              <w:rPr>
                <w:del w:id="774" w:author="Kelly, Clint Dale" w:date="2026-04-27T10:47:00Z" w16du:dateUtc="2026-04-27T14:47:00Z"/>
              </w:rPr>
            </w:pPr>
            <w:bookmarkStart w:id="775" w:name="fig-five"/>
            <w:del w:id="776" w:author="Kelly, Clint Dale" w:date="2026-04-27T10:47:00Z" w16du:dateUtc="2026-04-27T14:47:00Z">
              <w:r>
                <w:rPr>
                  <w:noProof/>
                </w:rPr>
                <w:drawing>
                  <wp:inline distT="0" distB="0" distL="0" distR="0" wp14:anchorId="5B03BF51" wp14:editId="39CF6091">
                    <wp:extent cx="3810000" cy="254000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figure_5.jpg"/>
                            <pic:cNvPicPr>
                              <a:picLocks noChangeAspect="1" noChangeArrowheads="1"/>
                            </pic:cNvPicPr>
                          </pic:nvPicPr>
                          <pic:blipFill>
                            <a:blip r:embed="rId15"/>
                            <a:stretch>
                              <a:fillRect/>
                            </a:stretch>
                          </pic:blipFill>
                          <pic:spPr bwMode="auto">
                            <a:xfrm>
                              <a:off x="0" y="0"/>
                              <a:ext cx="3810000" cy="2540000"/>
                            </a:xfrm>
                            <a:prstGeom prst="rect">
                              <a:avLst/>
                            </a:prstGeom>
                            <a:noFill/>
                            <a:ln w="9525">
                              <a:noFill/>
                              <a:headEnd/>
                              <a:tailEnd/>
                            </a:ln>
                          </pic:spPr>
                        </pic:pic>
                      </a:graphicData>
                    </a:graphic>
                  </wp:inline>
                </w:drawing>
              </w:r>
            </w:del>
          </w:p>
          <w:p w14:paraId="20962D64" w14:textId="77777777" w:rsidR="00C02A88" w:rsidRDefault="001037E8">
            <w:pPr>
              <w:pStyle w:val="ImageCaption"/>
              <w:spacing w:before="200"/>
              <w:rPr>
                <w:del w:id="777" w:author="Kelly, Clint Dale" w:date="2026-04-27T10:47:00Z" w16du:dateUtc="2026-04-27T14:47:00Z"/>
              </w:rPr>
            </w:pPr>
            <w:del w:id="778" w:author="Kelly, Clint Dale" w:date="2026-04-27T10:47:00Z" w16du:dateUtc="2026-04-27T14:47:00Z">
              <w:r>
                <w:delText xml:space="preserve">Figure 5: Posterior medians and 95% credible intervals show changes in the allometric slope (Δβ) relative to brachylabic males under good diet and low density. The vertical dashed line </w:delText>
              </w:r>
              <w:r>
                <w:lastRenderedPageBreak/>
                <w:delText>indicates no change in slope; dotted lines denote |Δβ| = 0.1. Both morphs show environmentally induced variation in slope, but the broad overlap of credible intervals provides limited evidence for strong morph-specific divergence in scaling plasticity. Morph differentiation in weapon exaggeration therefore reflects primarily intercept shifts rather than fundamentally distinct scaling exponents. Estimates are derived from the male-only multilevel model including morph × environment × body size interactions.</w:delText>
              </w:r>
            </w:del>
          </w:p>
        </w:tc>
        <w:bookmarkEnd w:id="775"/>
      </w:tr>
    </w:tbl>
    <w:p w14:paraId="44F9DEF3" w14:textId="77777777" w:rsidR="00566EF0" w:rsidRDefault="00566EF0"/>
    <w:sectPr w:rsidR="00566EF0" w:rsidSect="00464596">
      <w:headerReference w:type="even" r:id="rId16"/>
      <w:headerReference w:type="default" r:id="rId17"/>
      <w:footerReference w:type="even" r:id="rId18"/>
      <w:footerReference w:type="default" r:id="rId19"/>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E3DFE" w14:textId="77777777" w:rsidR="00DC4220" w:rsidRDefault="00DC4220">
      <w:pPr>
        <w:spacing w:after="0"/>
      </w:pPr>
      <w:r>
        <w:separator/>
      </w:r>
    </w:p>
  </w:endnote>
  <w:endnote w:type="continuationSeparator" w:id="0">
    <w:p w14:paraId="20B071BB" w14:textId="77777777" w:rsidR="00DC4220" w:rsidRDefault="00DC42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1AA92320"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B53B32"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242759DB"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AEE7F9"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7CFE3" w14:textId="77777777" w:rsidR="00DC4220" w:rsidRDefault="00DC4220">
      <w:pPr>
        <w:spacing w:after="0"/>
      </w:pPr>
      <w:r>
        <w:separator/>
      </w:r>
    </w:p>
  </w:footnote>
  <w:footnote w:type="continuationSeparator" w:id="0">
    <w:p w14:paraId="2D31DA76" w14:textId="77777777" w:rsidR="00DC4220" w:rsidRDefault="00DC422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7E88F6B7"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6DC549"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1FB05" w14:textId="77777777" w:rsidR="00D100A8" w:rsidRDefault="00D100A8" w:rsidP="00F25F6C">
    <w:pPr>
      <w:pStyle w:val="Header"/>
      <w:framePr w:wrap="none" w:vAnchor="text" w:hAnchor="margin" w:xAlign="right" w:y="1"/>
      <w:rPr>
        <w:rStyle w:val="PageNumber"/>
      </w:rPr>
    </w:pPr>
  </w:p>
  <w:p w14:paraId="64B7C44F"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9AAA9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128742159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lly, Clint Dale">
    <w15:presenceInfo w15:providerId="AD" w15:userId="S::kelly.clint@uqam.ca::3b2789a9-e12b-40aa-b711-bb10406d60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C346C"/>
    <w:rsid w:val="000E7DF5"/>
    <w:rsid w:val="001037E8"/>
    <w:rsid w:val="00106939"/>
    <w:rsid w:val="00120AFF"/>
    <w:rsid w:val="001417A7"/>
    <w:rsid w:val="00193F49"/>
    <w:rsid w:val="001979AD"/>
    <w:rsid w:val="001D38FE"/>
    <w:rsid w:val="001E0559"/>
    <w:rsid w:val="001E40BB"/>
    <w:rsid w:val="001F2BCC"/>
    <w:rsid w:val="001F5DEF"/>
    <w:rsid w:val="00232669"/>
    <w:rsid w:val="00252364"/>
    <w:rsid w:val="00252E2E"/>
    <w:rsid w:val="00260994"/>
    <w:rsid w:val="00272D89"/>
    <w:rsid w:val="00273020"/>
    <w:rsid w:val="002B667A"/>
    <w:rsid w:val="002C2C2C"/>
    <w:rsid w:val="002D1FEF"/>
    <w:rsid w:val="002D3511"/>
    <w:rsid w:val="003131CC"/>
    <w:rsid w:val="00333A6B"/>
    <w:rsid w:val="003D6D18"/>
    <w:rsid w:val="0040200F"/>
    <w:rsid w:val="00414294"/>
    <w:rsid w:val="004216F3"/>
    <w:rsid w:val="0043074D"/>
    <w:rsid w:val="00464596"/>
    <w:rsid w:val="00485B4F"/>
    <w:rsid w:val="004E29B3"/>
    <w:rsid w:val="004F0318"/>
    <w:rsid w:val="004F1E13"/>
    <w:rsid w:val="004F313A"/>
    <w:rsid w:val="0051212F"/>
    <w:rsid w:val="00513CF5"/>
    <w:rsid w:val="00514785"/>
    <w:rsid w:val="00537A4C"/>
    <w:rsid w:val="00566EF0"/>
    <w:rsid w:val="00581971"/>
    <w:rsid w:val="00586562"/>
    <w:rsid w:val="00587979"/>
    <w:rsid w:val="00590D07"/>
    <w:rsid w:val="005A4391"/>
    <w:rsid w:val="005C4826"/>
    <w:rsid w:val="005F0CDF"/>
    <w:rsid w:val="00603165"/>
    <w:rsid w:val="00641EC4"/>
    <w:rsid w:val="0065421B"/>
    <w:rsid w:val="006B4643"/>
    <w:rsid w:val="006B5CD4"/>
    <w:rsid w:val="006C5D88"/>
    <w:rsid w:val="006D02B1"/>
    <w:rsid w:val="006D55A6"/>
    <w:rsid w:val="00732200"/>
    <w:rsid w:val="0074662F"/>
    <w:rsid w:val="00746FBE"/>
    <w:rsid w:val="007472BC"/>
    <w:rsid w:val="00753713"/>
    <w:rsid w:val="00783F9C"/>
    <w:rsid w:val="00784D58"/>
    <w:rsid w:val="00796EEA"/>
    <w:rsid w:val="0079719B"/>
    <w:rsid w:val="007F08B9"/>
    <w:rsid w:val="007F5E62"/>
    <w:rsid w:val="00812558"/>
    <w:rsid w:val="00851699"/>
    <w:rsid w:val="008767A9"/>
    <w:rsid w:val="008D3402"/>
    <w:rsid w:val="008D6863"/>
    <w:rsid w:val="008D69E1"/>
    <w:rsid w:val="008E79E4"/>
    <w:rsid w:val="0090509B"/>
    <w:rsid w:val="00921965"/>
    <w:rsid w:val="00923221"/>
    <w:rsid w:val="00923B2D"/>
    <w:rsid w:val="00930300"/>
    <w:rsid w:val="009516B1"/>
    <w:rsid w:val="009679C5"/>
    <w:rsid w:val="00975F65"/>
    <w:rsid w:val="009815B0"/>
    <w:rsid w:val="009A7662"/>
    <w:rsid w:val="009C6C46"/>
    <w:rsid w:val="009D75C2"/>
    <w:rsid w:val="009F1191"/>
    <w:rsid w:val="00A0102A"/>
    <w:rsid w:val="00A52F6C"/>
    <w:rsid w:val="00A5426C"/>
    <w:rsid w:val="00A639DD"/>
    <w:rsid w:val="00AA05EA"/>
    <w:rsid w:val="00AC0509"/>
    <w:rsid w:val="00AD10C6"/>
    <w:rsid w:val="00AF7FA3"/>
    <w:rsid w:val="00B038F5"/>
    <w:rsid w:val="00B122AB"/>
    <w:rsid w:val="00B16553"/>
    <w:rsid w:val="00B229FD"/>
    <w:rsid w:val="00B24381"/>
    <w:rsid w:val="00B367D0"/>
    <w:rsid w:val="00B42D7A"/>
    <w:rsid w:val="00B546A3"/>
    <w:rsid w:val="00B86B75"/>
    <w:rsid w:val="00BA6708"/>
    <w:rsid w:val="00BC19B9"/>
    <w:rsid w:val="00BC48D5"/>
    <w:rsid w:val="00BF10FD"/>
    <w:rsid w:val="00C02A88"/>
    <w:rsid w:val="00C04017"/>
    <w:rsid w:val="00C15914"/>
    <w:rsid w:val="00C36279"/>
    <w:rsid w:val="00C5226A"/>
    <w:rsid w:val="00C63E87"/>
    <w:rsid w:val="00C742F5"/>
    <w:rsid w:val="00C74E5F"/>
    <w:rsid w:val="00C91552"/>
    <w:rsid w:val="00CB0BD1"/>
    <w:rsid w:val="00CD070A"/>
    <w:rsid w:val="00CD0B57"/>
    <w:rsid w:val="00CD5B1B"/>
    <w:rsid w:val="00CD64F0"/>
    <w:rsid w:val="00CE76D0"/>
    <w:rsid w:val="00D100A8"/>
    <w:rsid w:val="00D151A9"/>
    <w:rsid w:val="00D16E09"/>
    <w:rsid w:val="00D25477"/>
    <w:rsid w:val="00D37451"/>
    <w:rsid w:val="00D63932"/>
    <w:rsid w:val="00D700CE"/>
    <w:rsid w:val="00DB45E1"/>
    <w:rsid w:val="00DC4220"/>
    <w:rsid w:val="00DE1154"/>
    <w:rsid w:val="00DF0C3E"/>
    <w:rsid w:val="00E129FB"/>
    <w:rsid w:val="00E16758"/>
    <w:rsid w:val="00E315A3"/>
    <w:rsid w:val="00E377EC"/>
    <w:rsid w:val="00E42ECF"/>
    <w:rsid w:val="00E97606"/>
    <w:rsid w:val="00EC40EF"/>
    <w:rsid w:val="00ED3DEB"/>
    <w:rsid w:val="00ED4ADB"/>
    <w:rsid w:val="00EE03BB"/>
    <w:rsid w:val="00EE114C"/>
    <w:rsid w:val="00EE14C9"/>
    <w:rsid w:val="00EE45AD"/>
    <w:rsid w:val="00EE6CB3"/>
    <w:rsid w:val="00F04470"/>
    <w:rsid w:val="00F613D0"/>
    <w:rsid w:val="00F949F0"/>
    <w:rsid w:val="00FD1322"/>
    <w:rsid w:val="00FD4D81"/>
    <w:rsid w:val="00FD7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A69AE"/>
  <w15:docId w15:val="{F34E4520-C5D2-DA4B-97FB-2101BCCBA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1F2BCC"/>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1F2BCC"/>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1F2BCC"/>
    <w:pPr>
      <w:keepNext/>
      <w:keepLines/>
      <w:spacing w:before="200" w:after="0"/>
      <w:outlineLvl w:val="3"/>
    </w:pPr>
    <w:rPr>
      <w:rFonts w:asciiTheme="majorHAnsi" w:eastAsiaTheme="majorEastAsia" w:hAnsiTheme="majorHAnsi" w:cstheme="majorBidi"/>
      <w:b/>
      <w:bCs/>
      <w:i/>
      <w:color w:val="000000" w:themeColor="text1"/>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 w:type="paragraph" w:styleId="Revision">
    <w:name w:val="Revision"/>
    <w:hidden/>
    <w:semiHidden/>
    <w:rsid w:val="002B667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42</Pages>
  <Words>9361</Words>
  <Characters>53359</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62595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structuring of weapon allometry in the European earwig.</dc:title>
  <dc:creator>Céline Ozkan2 and Clint D. Kelly1,✉</dc:creator>
  <cp:keywords/>
  <cp:lastModifiedBy>Kelly, Clint Dale</cp:lastModifiedBy>
  <cp:revision>1</cp:revision>
  <dcterms:created xsi:type="dcterms:W3CDTF">2026-04-24T15:07:00Z</dcterms:created>
  <dcterms:modified xsi:type="dcterms:W3CDTF">2026-04-27T14:49:00Z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sl">
    <vt:lpwstr>evolution.csl</vt:lpwstr>
  </property>
  <property fmtid="{D5CDD505-2E9C-101B-9397-08002B2CF9AE}" pid="8" name="file-import">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